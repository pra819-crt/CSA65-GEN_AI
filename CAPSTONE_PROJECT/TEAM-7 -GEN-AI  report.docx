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C36C" w14:textId="5E657F1E" w:rsidR="00EE6D91" w:rsidRDefault="00730191" w:rsidP="00730191">
      <w:pPr>
        <w:spacing w:after="160"/>
      </w:pPr>
      <w:r w:rsidRPr="00730191">
        <w:rPr>
          <w:noProof/>
        </w:rPr>
        <w:drawing>
          <wp:inline distT="0" distB="0" distL="0" distR="0" wp14:anchorId="3D0544A3" wp14:editId="23A3CFBE">
            <wp:extent cx="5814060" cy="836295"/>
            <wp:effectExtent l="0" t="0" r="0" b="1905"/>
            <wp:docPr id="124804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43629" name=""/>
                    <pic:cNvPicPr/>
                  </pic:nvPicPr>
                  <pic:blipFill>
                    <a:blip r:embed="rId5"/>
                    <a:stretch>
                      <a:fillRect/>
                    </a:stretch>
                  </pic:blipFill>
                  <pic:spPr>
                    <a:xfrm>
                      <a:off x="0" y="0"/>
                      <a:ext cx="5889123" cy="847092"/>
                    </a:xfrm>
                    <a:prstGeom prst="rect">
                      <a:avLst/>
                    </a:prstGeom>
                  </pic:spPr>
                </pic:pic>
              </a:graphicData>
            </a:graphic>
          </wp:inline>
        </w:drawing>
      </w:r>
    </w:p>
    <w:p w14:paraId="6BE0DDD3" w14:textId="77777777" w:rsidR="00EE6D91" w:rsidRPr="00730191" w:rsidRDefault="00000000">
      <w:pPr>
        <w:spacing w:after="160"/>
        <w:jc w:val="center"/>
        <w:rPr>
          <w:sz w:val="22"/>
          <w:szCs w:val="22"/>
        </w:rPr>
      </w:pPr>
      <w:proofErr w:type="spellStart"/>
      <w:r w:rsidRPr="00730191">
        <w:rPr>
          <w:b/>
          <w:bCs/>
          <w:sz w:val="36"/>
          <w:szCs w:val="36"/>
        </w:rPr>
        <w:t>GenTwin</w:t>
      </w:r>
      <w:proofErr w:type="spellEnd"/>
      <w:r w:rsidRPr="00730191">
        <w:rPr>
          <w:b/>
          <w:bCs/>
          <w:sz w:val="36"/>
          <w:szCs w:val="36"/>
        </w:rPr>
        <w:t>: A Generative Digital Twin for Supply Chain Disruption Simulation and Resilience Planning</w:t>
      </w:r>
    </w:p>
    <w:p w14:paraId="2CAACE75" w14:textId="77777777" w:rsidR="00EE6D91" w:rsidRDefault="00EE6D91">
      <w:pPr>
        <w:spacing w:after="200"/>
      </w:pPr>
    </w:p>
    <w:p w14:paraId="2FBF1A13" w14:textId="77777777" w:rsidR="00EE6D91" w:rsidRDefault="00000000">
      <w:pPr>
        <w:spacing w:after="160"/>
        <w:jc w:val="center"/>
      </w:pPr>
      <w:r>
        <w:rPr>
          <w:b/>
          <w:bCs/>
          <w:sz w:val="28"/>
          <w:szCs w:val="28"/>
        </w:rPr>
        <w:t>A CAPSTONE PROJECT REPORT</w:t>
      </w:r>
    </w:p>
    <w:p w14:paraId="51580DE3" w14:textId="77777777" w:rsidR="00EE6D91" w:rsidRDefault="00EE6D91">
      <w:pPr>
        <w:spacing w:after="160"/>
      </w:pPr>
    </w:p>
    <w:p w14:paraId="3A19A624" w14:textId="77777777" w:rsidR="00EE6D91" w:rsidRDefault="00000000">
      <w:pPr>
        <w:spacing w:after="160"/>
        <w:jc w:val="center"/>
      </w:pPr>
      <w:r>
        <w:rPr>
          <w:b/>
          <w:bCs/>
          <w:i/>
          <w:iCs/>
          <w:sz w:val="28"/>
          <w:szCs w:val="28"/>
        </w:rPr>
        <w:t>A Capstone Project Report submitted in partial fulfilment of the requirements for the Course of</w:t>
      </w:r>
    </w:p>
    <w:p w14:paraId="05078368" w14:textId="77777777" w:rsidR="00EE6D91" w:rsidRDefault="00EE6D91">
      <w:pPr>
        <w:spacing w:after="160"/>
      </w:pPr>
    </w:p>
    <w:p w14:paraId="0C48D579" w14:textId="77777777" w:rsidR="00EE6D91" w:rsidRDefault="00000000">
      <w:pPr>
        <w:spacing w:after="160"/>
        <w:jc w:val="center"/>
      </w:pPr>
      <w:r>
        <w:rPr>
          <w:b/>
          <w:bCs/>
          <w:sz w:val="32"/>
          <w:szCs w:val="32"/>
        </w:rPr>
        <w:t xml:space="preserve">CSA6502 – Generative AI and </w:t>
      </w:r>
      <w:proofErr w:type="gramStart"/>
      <w:r>
        <w:rPr>
          <w:b/>
          <w:bCs/>
          <w:sz w:val="32"/>
          <w:szCs w:val="32"/>
        </w:rPr>
        <w:t>Large Scale</w:t>
      </w:r>
      <w:proofErr w:type="gramEnd"/>
      <w:r>
        <w:rPr>
          <w:b/>
          <w:bCs/>
          <w:sz w:val="32"/>
          <w:szCs w:val="32"/>
        </w:rPr>
        <w:t xml:space="preserve"> Model</w:t>
      </w:r>
    </w:p>
    <w:p w14:paraId="61322845" w14:textId="77777777" w:rsidR="00EE6D91" w:rsidRDefault="00EE6D91">
      <w:pPr>
        <w:spacing w:after="160"/>
      </w:pPr>
    </w:p>
    <w:p w14:paraId="5C3FCA70" w14:textId="77777777" w:rsidR="00EE6D91" w:rsidRDefault="00000000">
      <w:pPr>
        <w:spacing w:after="160"/>
        <w:jc w:val="center"/>
      </w:pPr>
      <w:r>
        <w:rPr>
          <w:b/>
          <w:bCs/>
          <w:i/>
          <w:iCs/>
          <w:sz w:val="28"/>
          <w:szCs w:val="28"/>
        </w:rPr>
        <w:t>to the award of the degree of</w:t>
      </w:r>
    </w:p>
    <w:p w14:paraId="16460FB2" w14:textId="77777777" w:rsidR="00EE6D91" w:rsidRDefault="00EE6D91">
      <w:pPr>
        <w:spacing w:after="120"/>
      </w:pPr>
    </w:p>
    <w:p w14:paraId="18D4CD73" w14:textId="77777777" w:rsidR="00EE6D91" w:rsidRDefault="00000000">
      <w:pPr>
        <w:spacing w:after="160"/>
        <w:jc w:val="center"/>
      </w:pPr>
      <w:r>
        <w:rPr>
          <w:b/>
          <w:bCs/>
          <w:sz w:val="28"/>
          <w:szCs w:val="28"/>
        </w:rPr>
        <w:t>BACHELOR OF ENGINEERING / BACHELOR OF TECHNOLOGY</w:t>
      </w:r>
    </w:p>
    <w:p w14:paraId="36DA6794" w14:textId="77777777" w:rsidR="00EE6D91" w:rsidRDefault="00000000">
      <w:pPr>
        <w:spacing w:after="160"/>
        <w:jc w:val="center"/>
      </w:pPr>
      <w:r>
        <w:rPr>
          <w:b/>
          <w:bCs/>
          <w:sz w:val="28"/>
          <w:szCs w:val="28"/>
        </w:rPr>
        <w:t>IN</w:t>
      </w:r>
    </w:p>
    <w:p w14:paraId="534DABE4" w14:textId="5A2EBB17" w:rsidR="00EE6D91" w:rsidRDefault="00000000" w:rsidP="00730191">
      <w:pPr>
        <w:spacing w:after="160"/>
        <w:jc w:val="center"/>
      </w:pPr>
      <w:r>
        <w:rPr>
          <w:b/>
          <w:bCs/>
          <w:sz w:val="28"/>
          <w:szCs w:val="28"/>
        </w:rPr>
        <w:t>COMPUTER SCIENCE AND ENGINEERING</w:t>
      </w:r>
    </w:p>
    <w:p w14:paraId="65C83B0B" w14:textId="77777777" w:rsidR="00EE6D91" w:rsidRDefault="00000000">
      <w:pPr>
        <w:spacing w:after="160"/>
        <w:jc w:val="center"/>
      </w:pPr>
      <w:r>
        <w:rPr>
          <w:b/>
          <w:bCs/>
          <w:sz w:val="28"/>
          <w:szCs w:val="28"/>
        </w:rPr>
        <w:t>Submitted by</w:t>
      </w:r>
    </w:p>
    <w:p w14:paraId="4D8E0071" w14:textId="77777777" w:rsidR="00EE6D91" w:rsidRDefault="00000000">
      <w:pPr>
        <w:spacing w:after="160"/>
        <w:jc w:val="center"/>
      </w:pPr>
      <w:r>
        <w:rPr>
          <w:b/>
          <w:bCs/>
          <w:sz w:val="28"/>
          <w:szCs w:val="28"/>
        </w:rPr>
        <w:t>192472034 – C. Praveen Kumar</w:t>
      </w:r>
    </w:p>
    <w:p w14:paraId="5BB3DB05" w14:textId="77777777" w:rsidR="00EE6D91" w:rsidRDefault="00000000">
      <w:pPr>
        <w:spacing w:after="160"/>
        <w:jc w:val="center"/>
      </w:pPr>
      <w:r>
        <w:rPr>
          <w:b/>
          <w:bCs/>
          <w:sz w:val="28"/>
          <w:szCs w:val="28"/>
        </w:rPr>
        <w:t>192472027 – N. Sunil Kumar</w:t>
      </w:r>
    </w:p>
    <w:p w14:paraId="25F9B56F" w14:textId="4DCC3892" w:rsidR="00EE6D91" w:rsidRDefault="00000000" w:rsidP="00730191">
      <w:pPr>
        <w:spacing w:after="160"/>
        <w:jc w:val="center"/>
      </w:pPr>
      <w:r>
        <w:rPr>
          <w:b/>
          <w:bCs/>
          <w:sz w:val="28"/>
          <w:szCs w:val="28"/>
        </w:rPr>
        <w:t>192472332 – C. Chandu</w:t>
      </w:r>
    </w:p>
    <w:p w14:paraId="77B2191F" w14:textId="77777777" w:rsidR="00EE6D91" w:rsidRDefault="00000000">
      <w:pPr>
        <w:spacing w:after="160"/>
        <w:jc w:val="center"/>
      </w:pPr>
      <w:r>
        <w:rPr>
          <w:b/>
          <w:bCs/>
          <w:sz w:val="28"/>
          <w:szCs w:val="28"/>
        </w:rPr>
        <w:t>Under the Supervision of</w:t>
      </w:r>
    </w:p>
    <w:p w14:paraId="29F79F85" w14:textId="0E407755" w:rsidR="00EE6D91" w:rsidRDefault="00000000" w:rsidP="00730191">
      <w:pPr>
        <w:spacing w:after="160"/>
        <w:jc w:val="center"/>
      </w:pPr>
      <w:r>
        <w:rPr>
          <w:b/>
          <w:bCs/>
          <w:sz w:val="28"/>
          <w:szCs w:val="28"/>
        </w:rPr>
        <w:t>Dr. Nithisha J</w:t>
      </w:r>
    </w:p>
    <w:p w14:paraId="1BAF6BC3" w14:textId="77777777" w:rsidR="00EE6D91" w:rsidRDefault="00000000">
      <w:pPr>
        <w:spacing w:after="160"/>
        <w:jc w:val="center"/>
      </w:pPr>
      <w:r>
        <w:rPr>
          <w:b/>
          <w:bCs/>
          <w:sz w:val="32"/>
          <w:szCs w:val="32"/>
        </w:rPr>
        <w:t>SIMATS ENGINEERING</w:t>
      </w:r>
    </w:p>
    <w:p w14:paraId="33C5E564" w14:textId="77777777" w:rsidR="00EE6D91" w:rsidRDefault="00000000">
      <w:pPr>
        <w:spacing w:after="160"/>
        <w:jc w:val="center"/>
      </w:pPr>
      <w:r>
        <w:rPr>
          <w:b/>
          <w:bCs/>
          <w:sz w:val="28"/>
          <w:szCs w:val="28"/>
        </w:rPr>
        <w:t>Saveetha Institute of Medical and Technical Sciences</w:t>
      </w:r>
    </w:p>
    <w:p w14:paraId="3162EE6C" w14:textId="76CA8C98" w:rsidR="00EE6D91" w:rsidRDefault="00000000" w:rsidP="00730191">
      <w:pPr>
        <w:spacing w:after="160"/>
        <w:jc w:val="center"/>
        <w:rPr>
          <w:b/>
          <w:bCs/>
          <w:sz w:val="28"/>
          <w:szCs w:val="28"/>
        </w:rPr>
      </w:pPr>
      <w:r>
        <w:rPr>
          <w:b/>
          <w:bCs/>
          <w:sz w:val="28"/>
          <w:szCs w:val="28"/>
        </w:rPr>
        <w:t>Chennai-602105</w:t>
      </w:r>
    </w:p>
    <w:p w14:paraId="439076F5" w14:textId="77777777" w:rsidR="00730191" w:rsidRDefault="00730191" w:rsidP="00730191">
      <w:pPr>
        <w:spacing w:after="160"/>
        <w:jc w:val="center"/>
      </w:pPr>
    </w:p>
    <w:p w14:paraId="3B6182BF" w14:textId="77777777" w:rsidR="00EE6D91" w:rsidRDefault="00000000">
      <w:pPr>
        <w:spacing w:after="160"/>
        <w:jc w:val="center"/>
      </w:pPr>
      <w:r>
        <w:rPr>
          <w:b/>
          <w:bCs/>
          <w:sz w:val="28"/>
          <w:szCs w:val="28"/>
        </w:rPr>
        <w:t>SEPTEMBER 2026</w:t>
      </w:r>
    </w:p>
    <w:p w14:paraId="39D99E6F" w14:textId="40D70645" w:rsidR="00EE6D91" w:rsidRDefault="00000000">
      <w:pPr>
        <w:jc w:val="center"/>
        <w:pPrChange w:id="0" w:author="Praveen kumar C" w:date="2026-09-02T15:55:00Z" w16du:dateUtc="2026-09-02T10:25:00Z">
          <w:pPr/>
        </w:pPrChange>
      </w:pPr>
      <w:r>
        <w:br w:type="page"/>
      </w:r>
      <w:r>
        <w:rPr>
          <w:b/>
          <w:bCs/>
          <w:sz w:val="44"/>
          <w:szCs w:val="44"/>
        </w:rPr>
        <w:lastRenderedPageBreak/>
        <w:t>SIMATS ENGINEERING</w:t>
      </w:r>
    </w:p>
    <w:p w14:paraId="6C9FE8E8" w14:textId="77777777" w:rsidR="00EE6D91" w:rsidRDefault="00000000" w:rsidP="00730191">
      <w:pPr>
        <w:spacing w:after="20"/>
        <w:jc w:val="center"/>
      </w:pPr>
      <w:r>
        <w:rPr>
          <w:b/>
          <w:bCs/>
          <w:sz w:val="28"/>
          <w:szCs w:val="28"/>
        </w:rPr>
        <w:t>Saveetha Institute of Medical and Technical Sciences</w:t>
      </w:r>
    </w:p>
    <w:p w14:paraId="4DB6EB4A" w14:textId="77777777" w:rsidR="00EE6D91" w:rsidRDefault="00000000" w:rsidP="00730191">
      <w:pPr>
        <w:spacing w:after="300"/>
        <w:jc w:val="center"/>
      </w:pPr>
      <w:r>
        <w:rPr>
          <w:b/>
          <w:bCs/>
          <w:sz w:val="28"/>
          <w:szCs w:val="28"/>
        </w:rPr>
        <w:t>Chennai-602105</w:t>
      </w:r>
    </w:p>
    <w:p w14:paraId="7D6D5C02" w14:textId="77777777" w:rsidR="00EE6D91" w:rsidRDefault="00000000" w:rsidP="00730191">
      <w:pPr>
        <w:spacing w:before="100" w:after="300"/>
        <w:jc w:val="center"/>
      </w:pPr>
      <w:r>
        <w:rPr>
          <w:b/>
          <w:bCs/>
          <w:sz w:val="40"/>
          <w:szCs w:val="40"/>
        </w:rPr>
        <w:t>BONAFIDE CERTIFICATE</w:t>
      </w:r>
    </w:p>
    <w:p w14:paraId="676FA8AB" w14:textId="77777777" w:rsidR="00EE6D91" w:rsidRDefault="00000000">
      <w:pPr>
        <w:spacing w:after="160" w:line="300" w:lineRule="auto"/>
        <w:jc w:val="distribute"/>
        <w:pPrChange w:id="1" w:author="Praveen kumar C" w:date="2026-09-02T15:56:00Z" w16du:dateUtc="2026-09-02T10:26:00Z">
          <w:pPr>
            <w:spacing w:after="160" w:line="300" w:lineRule="auto"/>
          </w:pPr>
        </w:pPrChange>
      </w:pPr>
      <w:r>
        <w:rPr>
          <w:b/>
          <w:bCs/>
        </w:rPr>
        <w:t>This is to certify that the Capstone Project entitled “</w:t>
      </w:r>
      <w:proofErr w:type="spellStart"/>
      <w:r>
        <w:rPr>
          <w:b/>
          <w:bCs/>
        </w:rPr>
        <w:t>GenTwin</w:t>
      </w:r>
      <w:proofErr w:type="spellEnd"/>
      <w:r>
        <w:rPr>
          <w:b/>
          <w:bCs/>
        </w:rPr>
        <w:t xml:space="preserve">: A Generative Digital Twin for Supply Chain Disruption Simulation and Resilience Planning” has been carried out by C. Praveen Kumar (192472034), N. Sunil Kumar (192472027) and C. Chandu (192472332) under the supervision of Dr. Nithisha J and is submitted in partial fulfilment of the requirements for the current semester of the </w:t>
      </w:r>
      <w:proofErr w:type="spellStart"/>
      <w:r>
        <w:rPr>
          <w:b/>
          <w:bCs/>
        </w:rPr>
        <w:t>B.Tech</w:t>
      </w:r>
      <w:proofErr w:type="spellEnd"/>
      <w:r>
        <w:rPr>
          <w:b/>
          <w:bCs/>
        </w:rPr>
        <w:t xml:space="preserve"> Computer Science and Engineering program at Saveetha Institute of Medical and Technical Sciences, Chennai.</w:t>
      </w:r>
    </w:p>
    <w:p w14:paraId="41A69059" w14:textId="77777777" w:rsidR="00EE6D91" w:rsidRDefault="00EE6D91">
      <w:pPr>
        <w:spacing w:after="500"/>
      </w:pPr>
    </w:p>
    <w:tbl>
      <w:tblPr>
        <w:tblW w:w="9026" w:type="dxa"/>
        <w:tblCellMar>
          <w:left w:w="10" w:type="dxa"/>
          <w:right w:w="10" w:type="dxa"/>
        </w:tblCellMar>
        <w:tblLook w:val="04A0" w:firstRow="1" w:lastRow="0" w:firstColumn="1" w:lastColumn="0" w:noHBand="0" w:noVBand="1"/>
        <w:tblPrChange w:id="2" w:author="Praveen kumar C" w:date="2026-09-03T17:56:00Z" w16du:dateUtc="2026-09-03T12:26:00Z">
          <w:tblPr>
            <w:tblW w:w="9026" w:type="dxa"/>
            <w:tblCellMar>
              <w:left w:w="10" w:type="dxa"/>
              <w:right w:w="10" w:type="dxa"/>
            </w:tblCellMar>
            <w:tblLook w:val="04A0" w:firstRow="1" w:lastRow="0" w:firstColumn="1" w:lastColumn="0" w:noHBand="0" w:noVBand="1"/>
          </w:tblPr>
        </w:tblPrChange>
      </w:tblPr>
      <w:tblGrid>
        <w:gridCol w:w="5387"/>
        <w:gridCol w:w="3639"/>
        <w:tblGridChange w:id="3">
          <w:tblGrid>
            <w:gridCol w:w="4513"/>
            <w:gridCol w:w="874"/>
            <w:gridCol w:w="3639"/>
          </w:tblGrid>
        </w:tblGridChange>
      </w:tblGrid>
      <w:tr w:rsidR="00EE6D91" w14:paraId="50DD27AD" w14:textId="77777777" w:rsidTr="00AB06E1">
        <w:tc>
          <w:tcPr>
            <w:tcW w:w="5387" w:type="dxa"/>
            <w:tcPrChange w:id="4" w:author="Praveen kumar C" w:date="2026-09-03T17:56:00Z" w16du:dateUtc="2026-09-03T12:26:00Z">
              <w:tcPr>
                <w:tcW w:w="4513" w:type="dxa"/>
              </w:tcPr>
            </w:tcPrChange>
          </w:tcPr>
          <w:p w14:paraId="2DFC7336" w14:textId="77777777" w:rsidR="00EE6D91" w:rsidRDefault="00000000">
            <w:pPr>
              <w:spacing w:after="160" w:line="300" w:lineRule="auto"/>
            </w:pPr>
            <w:r>
              <w:rPr>
                <w:b/>
                <w:bCs/>
              </w:rPr>
              <w:t>COURSE COORDINATOR</w:t>
            </w:r>
          </w:p>
          <w:p w14:paraId="48DCA008" w14:textId="37E8A98A" w:rsidR="00EE6D91" w:rsidRDefault="00AB06E1">
            <w:pPr>
              <w:spacing w:after="160" w:line="300" w:lineRule="auto"/>
            </w:pPr>
            <w:ins w:id="5" w:author="Praveen kumar C" w:date="2026-09-03T17:58:00Z" w16du:dateUtc="2026-09-03T12:28:00Z">
              <w:r>
                <w:t>Dr. Chandravathi C</w:t>
              </w:r>
            </w:ins>
            <w:del w:id="6" w:author="Praveen kumar C" w:date="2026-09-03T17:58:00Z" w16du:dateUtc="2026-09-03T12:28:00Z">
              <w:r w:rsidDel="00AB06E1">
                <w:delText>[Title / Name]</w:delText>
              </w:r>
            </w:del>
            <w:r>
              <w:t>,</w:t>
            </w:r>
          </w:p>
          <w:p w14:paraId="52F41C56" w14:textId="0CF4344C" w:rsidR="00EE6D91" w:rsidRDefault="00AB06E1">
            <w:pPr>
              <w:spacing w:after="160" w:line="300" w:lineRule="auto"/>
            </w:pPr>
            <w:ins w:id="7" w:author="Praveen kumar C" w:date="2026-09-03T17:58:00Z" w16du:dateUtc="2026-09-03T12:28:00Z">
              <w:r>
                <w:t>Professor</w:t>
              </w:r>
            </w:ins>
            <w:del w:id="8" w:author="Praveen kumar C" w:date="2026-09-03T17:58:00Z" w16du:dateUtc="2026-09-03T12:28:00Z">
              <w:r w:rsidDel="00AB06E1">
                <w:delText>[Designation]</w:delText>
              </w:r>
            </w:del>
          </w:p>
          <w:p w14:paraId="79EFE961" w14:textId="17EBE6DF" w:rsidR="00EE6D91" w:rsidRDefault="00AB06E1">
            <w:pPr>
              <w:spacing w:after="160" w:line="300" w:lineRule="auto"/>
            </w:pPr>
            <w:ins w:id="9" w:author="Praveen kumar C" w:date="2026-09-03T17:59:00Z" w16du:dateUtc="2026-09-03T12:29:00Z">
              <w:r>
                <w:t>Department of CSE</w:t>
              </w:r>
            </w:ins>
            <w:del w:id="10" w:author="Praveen kumar C" w:date="2026-09-03T17:59:00Z" w16du:dateUtc="2026-09-03T12:29:00Z">
              <w:r w:rsidDel="00AB06E1">
                <w:delText xml:space="preserve">[Branch / </w:delText>
              </w:r>
            </w:del>
            <w:del w:id="11" w:author="Praveen kumar C" w:date="2026-09-03T17:58:00Z" w16du:dateUtc="2026-09-03T12:28:00Z">
              <w:r w:rsidDel="00AB06E1">
                <w:delText>Department Name]</w:delText>
              </w:r>
            </w:del>
          </w:p>
          <w:p w14:paraId="03D91BCA" w14:textId="77777777" w:rsidR="00EE6D91" w:rsidRDefault="00000000">
            <w:pPr>
              <w:spacing w:after="160" w:line="300" w:lineRule="auto"/>
            </w:pPr>
            <w:r>
              <w:t>SIMATS Engineering,</w:t>
            </w:r>
          </w:p>
          <w:p w14:paraId="3B0BB713" w14:textId="77777777" w:rsidR="00EE6D91" w:rsidRDefault="00000000">
            <w:pPr>
              <w:spacing w:after="160" w:line="300" w:lineRule="auto"/>
            </w:pPr>
            <w:r>
              <w:t>SIMATS, Chennai – 602105.</w:t>
            </w:r>
          </w:p>
        </w:tc>
        <w:tc>
          <w:tcPr>
            <w:tcW w:w="3639" w:type="dxa"/>
            <w:tcPrChange w:id="12" w:author="Praveen kumar C" w:date="2026-09-03T17:56:00Z" w16du:dateUtc="2026-09-03T12:26:00Z">
              <w:tcPr>
                <w:tcW w:w="4513" w:type="dxa"/>
                <w:gridSpan w:val="2"/>
              </w:tcPr>
            </w:tcPrChange>
          </w:tcPr>
          <w:p w14:paraId="4B7B3190" w14:textId="77777777" w:rsidR="00EE6D91" w:rsidRDefault="00000000">
            <w:pPr>
              <w:spacing w:after="160" w:line="300" w:lineRule="auto"/>
            </w:pPr>
            <w:r>
              <w:rPr>
                <w:b/>
                <w:bCs/>
              </w:rPr>
              <w:t>COURSE FACULTY</w:t>
            </w:r>
          </w:p>
          <w:p w14:paraId="50293D19" w14:textId="14C8627F" w:rsidR="00EE6D91" w:rsidRDefault="00730191">
            <w:pPr>
              <w:spacing w:after="160" w:line="300" w:lineRule="auto"/>
            </w:pPr>
            <w:ins w:id="13" w:author="Praveen kumar C" w:date="2026-09-02T15:58:00Z" w16du:dateUtc="2026-09-02T10:28:00Z">
              <w:r>
                <w:t>D</w:t>
              </w:r>
            </w:ins>
            <w:ins w:id="14" w:author="Praveen kumar C" w:date="2026-09-02T15:59:00Z" w16du:dateUtc="2026-09-02T10:29:00Z">
              <w:r>
                <w:t>r. Nithisha J</w:t>
              </w:r>
            </w:ins>
            <w:del w:id="15" w:author="Praveen kumar C" w:date="2026-09-02T15:58:00Z" w16du:dateUtc="2026-09-02T10:28:00Z">
              <w:r w:rsidDel="00730191">
                <w:delText>[Title / Name]</w:delText>
              </w:r>
            </w:del>
            <w:r>
              <w:t>,</w:t>
            </w:r>
          </w:p>
          <w:p w14:paraId="5919D57A" w14:textId="53A4490B" w:rsidR="00EE6D91" w:rsidRDefault="00AB06E1">
            <w:pPr>
              <w:spacing w:after="160" w:line="300" w:lineRule="auto"/>
            </w:pPr>
            <w:ins w:id="16" w:author="Praveen kumar C" w:date="2026-09-03T18:05:00Z" w16du:dateUtc="2026-09-03T12:35:00Z">
              <w:r>
                <w:t>Associate Professor</w:t>
              </w:r>
            </w:ins>
            <w:del w:id="17" w:author="Praveen kumar C" w:date="2026-09-03T18:05:00Z" w16du:dateUtc="2026-09-03T12:35:00Z">
              <w:r w:rsidDel="00AB06E1">
                <w:delText>[Designation]</w:delText>
              </w:r>
            </w:del>
          </w:p>
          <w:p w14:paraId="4F1F8AA7" w14:textId="09E6F144" w:rsidR="00EE6D91" w:rsidRDefault="00AB06E1">
            <w:pPr>
              <w:spacing w:after="160" w:line="300" w:lineRule="auto"/>
            </w:pPr>
            <w:ins w:id="18" w:author="Praveen kumar C" w:date="2026-09-03T18:05:00Z" w16du:dateUtc="2026-09-03T12:35:00Z">
              <w:r>
                <w:t>Departme</w:t>
              </w:r>
            </w:ins>
            <w:ins w:id="19" w:author="Praveen kumar C" w:date="2026-09-03T18:06:00Z" w16du:dateUtc="2026-09-03T12:36:00Z">
              <w:r>
                <w:t xml:space="preserve">nt of </w:t>
              </w:r>
              <w:r w:rsidR="00E725AD">
                <w:t>AI</w:t>
              </w:r>
            </w:ins>
            <w:del w:id="20" w:author="Praveen kumar C" w:date="2026-09-03T18:05:00Z" w16du:dateUtc="2026-09-03T12:35:00Z">
              <w:r w:rsidDel="00AB06E1">
                <w:delText>[Branch / Department Name]</w:delText>
              </w:r>
            </w:del>
          </w:p>
          <w:p w14:paraId="081700A3" w14:textId="77777777" w:rsidR="00EE6D91" w:rsidRDefault="00000000">
            <w:pPr>
              <w:spacing w:after="160" w:line="300" w:lineRule="auto"/>
            </w:pPr>
            <w:r>
              <w:t>SIMATS Engineering,</w:t>
            </w:r>
          </w:p>
          <w:p w14:paraId="75802A21" w14:textId="77777777" w:rsidR="00EE6D91" w:rsidRDefault="00000000">
            <w:pPr>
              <w:spacing w:after="160" w:line="300" w:lineRule="auto"/>
            </w:pPr>
            <w:r>
              <w:t>SIMATS, Chennai – 602105.</w:t>
            </w:r>
          </w:p>
        </w:tc>
      </w:tr>
    </w:tbl>
    <w:p w14:paraId="4F480312" w14:textId="77777777" w:rsidR="00EE6D91" w:rsidRDefault="00000000">
      <w:r>
        <w:br w:type="page"/>
      </w:r>
    </w:p>
    <w:p w14:paraId="18AAA09C" w14:textId="77777777" w:rsidR="00EE6D91" w:rsidRDefault="00000000">
      <w:pPr>
        <w:spacing w:after="60"/>
        <w:jc w:val="center"/>
      </w:pPr>
      <w:r>
        <w:rPr>
          <w:b/>
          <w:bCs/>
          <w:sz w:val="44"/>
          <w:szCs w:val="44"/>
        </w:rPr>
        <w:lastRenderedPageBreak/>
        <w:t>SIMATS ENGINEERING</w:t>
      </w:r>
    </w:p>
    <w:p w14:paraId="64E036B1" w14:textId="77777777" w:rsidR="00EE6D91" w:rsidRDefault="00000000">
      <w:pPr>
        <w:spacing w:after="20"/>
        <w:jc w:val="center"/>
      </w:pPr>
      <w:r>
        <w:rPr>
          <w:b/>
          <w:bCs/>
          <w:sz w:val="28"/>
          <w:szCs w:val="28"/>
        </w:rPr>
        <w:t>Saveetha Institute of Medical and Technical Sciences</w:t>
      </w:r>
    </w:p>
    <w:p w14:paraId="089F2315" w14:textId="77777777" w:rsidR="00EE6D91" w:rsidRDefault="00000000">
      <w:pPr>
        <w:spacing w:after="300"/>
        <w:jc w:val="center"/>
      </w:pPr>
      <w:r>
        <w:rPr>
          <w:b/>
          <w:bCs/>
          <w:sz w:val="28"/>
          <w:szCs w:val="28"/>
        </w:rPr>
        <w:t>Chennai-602105</w:t>
      </w:r>
    </w:p>
    <w:p w14:paraId="5C119CFE" w14:textId="77777777" w:rsidR="00EE6D91" w:rsidRDefault="00000000">
      <w:pPr>
        <w:spacing w:before="100" w:after="300"/>
        <w:jc w:val="center"/>
      </w:pPr>
      <w:r>
        <w:rPr>
          <w:b/>
          <w:bCs/>
          <w:sz w:val="40"/>
          <w:szCs w:val="40"/>
        </w:rPr>
        <w:t>DECLARATION</w:t>
      </w:r>
    </w:p>
    <w:p w14:paraId="2AC0973D" w14:textId="2FB6B53B" w:rsidR="00EE6D91" w:rsidRDefault="00000000">
      <w:pPr>
        <w:spacing w:after="160" w:line="300" w:lineRule="auto"/>
        <w:jc w:val="distribute"/>
        <w:pPrChange w:id="21" w:author="Praveen kumar C" w:date="2026-09-02T15:59:00Z" w16du:dateUtc="2026-09-02T10:29:00Z">
          <w:pPr>
            <w:spacing w:after="160" w:line="300" w:lineRule="auto"/>
          </w:pPr>
        </w:pPrChange>
      </w:pPr>
      <w:r>
        <w:t>We, C. Praveen Kumar, N. Sunil Kumar, C. Chandu of the Department of Computer Science and Engineering, SIMATS Engineering, Saveetha Institute of Medical and Technical Sciences, Chennai, hereby declare that the Capstone Project Work entitled “</w:t>
      </w:r>
      <w:proofErr w:type="spellStart"/>
      <w:r>
        <w:t>GenTwin</w:t>
      </w:r>
      <w:proofErr w:type="spellEnd"/>
      <w:r>
        <w:t xml:space="preserve">: A Generative Digital Twin for Supply Chain Disruption Simulation and Resilience Planning”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w:t>
      </w:r>
      <w:proofErr w:type="gramStart"/>
      <w:r>
        <w:t>project.</w:t>
      </w:r>
      <w:ins w:id="22" w:author="Praveen kumar C" w:date="2026-09-02T15:59:00Z" w16du:dateUtc="2026-09-02T10:29:00Z">
        <w:r w:rsidR="00730191" w:rsidRPr="00730191">
          <w:rPr>
            <w:color w:val="FFFFFF" w:themeColor="background1"/>
            <w:rPrChange w:id="23" w:author="Praveen kumar C" w:date="2026-09-02T16:00:00Z" w16du:dateUtc="2026-09-02T10:30:00Z">
              <w:rPr/>
            </w:rPrChange>
          </w:rPr>
          <w:t>=</w:t>
        </w:r>
        <w:proofErr w:type="gramEnd"/>
        <w:r w:rsidR="00730191" w:rsidRPr="00730191">
          <w:rPr>
            <w:color w:val="FFFFFF" w:themeColor="background1"/>
            <w:rPrChange w:id="24" w:author="Praveen kumar C" w:date="2026-09-02T16:00:00Z" w16du:dateUtc="2026-09-02T10:30:00Z">
              <w:rPr/>
            </w:rPrChange>
          </w:rPr>
          <w:t>============================</w:t>
        </w:r>
      </w:ins>
    </w:p>
    <w:p w14:paraId="3976C645" w14:textId="77777777" w:rsidR="00EE6D91" w:rsidRDefault="00EE6D91">
      <w:pPr>
        <w:spacing w:after="500"/>
      </w:pPr>
    </w:p>
    <w:p w14:paraId="1CA10701" w14:textId="77777777" w:rsidR="00EE6D91" w:rsidRDefault="00000000">
      <w:pPr>
        <w:spacing w:after="160" w:line="300" w:lineRule="auto"/>
      </w:pPr>
      <w:r>
        <w:t>Place: Chennai</w:t>
      </w:r>
    </w:p>
    <w:p w14:paraId="68968535" w14:textId="31035B63" w:rsidR="00EE6D91" w:rsidRDefault="00000000">
      <w:pPr>
        <w:spacing w:after="160" w:line="300" w:lineRule="auto"/>
      </w:pPr>
      <w:r>
        <w:t xml:space="preserve">Date: </w:t>
      </w:r>
      <w:del w:id="25" w:author="Praveen kumar C" w:date="2026-09-03T18:06:00Z" w16du:dateUtc="2026-09-03T12:36:00Z">
        <w:r w:rsidDel="00E725AD">
          <w:delText>_____</w:delText>
        </w:r>
      </w:del>
      <w:ins w:id="26" w:author="Praveen kumar C" w:date="2026-09-03T18:06:00Z" w16du:dateUtc="2026-09-03T12:36:00Z">
        <w:r w:rsidR="00E725AD">
          <w:t>04-09-2026</w:t>
        </w:r>
      </w:ins>
      <w:del w:id="27" w:author="Praveen kumar C" w:date="2026-09-03T18:06:00Z" w16du:dateUtc="2026-09-03T12:36:00Z">
        <w:r w:rsidDel="00E725AD">
          <w:delText>_____</w:delText>
        </w:r>
      </w:del>
    </w:p>
    <w:p w14:paraId="718125E8" w14:textId="77777777" w:rsidR="00EE6D91" w:rsidRDefault="00EE6D91">
      <w:pPr>
        <w:spacing w:after="300"/>
        <w:rPr>
          <w:ins w:id="28" w:author="Praveen kumar C" w:date="2026-09-02T16:00:00Z" w16du:dateUtc="2026-09-02T10:30:00Z"/>
        </w:rPr>
      </w:pPr>
    </w:p>
    <w:p w14:paraId="08615FD2" w14:textId="77777777" w:rsidR="00730191" w:rsidRDefault="00730191">
      <w:pPr>
        <w:spacing w:after="300"/>
        <w:rPr>
          <w:ins w:id="29" w:author="Praveen kumar C" w:date="2026-09-02T16:00:00Z" w16du:dateUtc="2026-09-02T10:30:00Z"/>
        </w:rPr>
      </w:pPr>
    </w:p>
    <w:p w14:paraId="5C346471" w14:textId="77777777" w:rsidR="00730191" w:rsidRDefault="00730191">
      <w:pPr>
        <w:spacing w:after="300"/>
      </w:pPr>
    </w:p>
    <w:p w14:paraId="02982574" w14:textId="77777777" w:rsidR="00EE6D91" w:rsidRDefault="00000000">
      <w:pPr>
        <w:spacing w:after="160" w:line="300" w:lineRule="auto"/>
        <w:jc w:val="right"/>
        <w:pPrChange w:id="30" w:author="Praveen kumar C" w:date="2026-09-02T16:00:00Z" w16du:dateUtc="2026-09-02T10:30:00Z">
          <w:pPr>
            <w:spacing w:after="160" w:line="300" w:lineRule="auto"/>
          </w:pPr>
        </w:pPrChange>
      </w:pPr>
      <w:r>
        <w:rPr>
          <w:b/>
          <w:bCs/>
        </w:rPr>
        <w:t>Signature of the Students with Names</w:t>
      </w:r>
    </w:p>
    <w:p w14:paraId="21E18379" w14:textId="77777777" w:rsidR="00EE6D91" w:rsidRDefault="00000000">
      <w:pPr>
        <w:spacing w:after="160" w:line="300" w:lineRule="auto"/>
        <w:jc w:val="right"/>
        <w:pPrChange w:id="31" w:author="Praveen kumar C" w:date="2026-09-02T16:00:00Z" w16du:dateUtc="2026-09-02T10:30:00Z">
          <w:pPr>
            <w:spacing w:after="160" w:line="300" w:lineRule="auto"/>
          </w:pPr>
        </w:pPrChange>
      </w:pPr>
      <w:r>
        <w:t>C. Praveen Kumar (192472034)</w:t>
      </w:r>
    </w:p>
    <w:p w14:paraId="637D7281" w14:textId="77777777" w:rsidR="00EE6D91" w:rsidRDefault="00000000">
      <w:pPr>
        <w:spacing w:after="160" w:line="300" w:lineRule="auto"/>
        <w:jc w:val="right"/>
        <w:pPrChange w:id="32" w:author="Praveen kumar C" w:date="2026-09-02T16:00:00Z" w16du:dateUtc="2026-09-02T10:30:00Z">
          <w:pPr>
            <w:spacing w:after="160" w:line="300" w:lineRule="auto"/>
          </w:pPr>
        </w:pPrChange>
      </w:pPr>
      <w:r>
        <w:t>N. Sunil Kumar (192472027)</w:t>
      </w:r>
    </w:p>
    <w:p w14:paraId="5E9E9C86" w14:textId="77777777" w:rsidR="00EE6D91" w:rsidRDefault="00000000">
      <w:pPr>
        <w:spacing w:after="160" w:line="300" w:lineRule="auto"/>
        <w:jc w:val="right"/>
        <w:pPrChange w:id="33" w:author="Praveen kumar C" w:date="2026-09-02T16:00:00Z" w16du:dateUtc="2026-09-02T10:30:00Z">
          <w:pPr>
            <w:spacing w:after="160" w:line="300" w:lineRule="auto"/>
          </w:pPr>
        </w:pPrChange>
      </w:pPr>
      <w:r>
        <w:t>C. Chandu (192472332)</w:t>
      </w:r>
    </w:p>
    <w:p w14:paraId="05E79C79" w14:textId="77777777" w:rsidR="00EE6D91" w:rsidRDefault="00000000">
      <w:r>
        <w:br w:type="page"/>
      </w:r>
    </w:p>
    <w:p w14:paraId="216A6EA1" w14:textId="77777777" w:rsidR="00EE6D91" w:rsidRDefault="00000000">
      <w:pPr>
        <w:spacing w:after="60"/>
        <w:jc w:val="center"/>
      </w:pPr>
      <w:r>
        <w:rPr>
          <w:b/>
          <w:bCs/>
          <w:sz w:val="44"/>
          <w:szCs w:val="44"/>
        </w:rPr>
        <w:lastRenderedPageBreak/>
        <w:t>SIMATS ENGINEERING</w:t>
      </w:r>
    </w:p>
    <w:p w14:paraId="0B22D176" w14:textId="77777777" w:rsidR="00EE6D91" w:rsidRDefault="00000000">
      <w:pPr>
        <w:spacing w:after="20"/>
        <w:jc w:val="center"/>
      </w:pPr>
      <w:r>
        <w:rPr>
          <w:b/>
          <w:bCs/>
          <w:sz w:val="28"/>
          <w:szCs w:val="28"/>
        </w:rPr>
        <w:t>Saveetha Institute of Medical and Technical Sciences</w:t>
      </w:r>
    </w:p>
    <w:p w14:paraId="51CA4D78" w14:textId="77777777" w:rsidR="00EE6D91" w:rsidRDefault="00000000">
      <w:pPr>
        <w:spacing w:after="300"/>
        <w:jc w:val="center"/>
      </w:pPr>
      <w:r>
        <w:rPr>
          <w:b/>
          <w:bCs/>
          <w:sz w:val="28"/>
          <w:szCs w:val="28"/>
        </w:rPr>
        <w:t>Chennai-602105</w:t>
      </w:r>
    </w:p>
    <w:p w14:paraId="590AD7DF" w14:textId="77777777" w:rsidR="00EE6D91" w:rsidRDefault="00000000">
      <w:pPr>
        <w:spacing w:before="100" w:after="300"/>
        <w:jc w:val="center"/>
      </w:pPr>
      <w:r>
        <w:rPr>
          <w:b/>
          <w:bCs/>
          <w:sz w:val="40"/>
          <w:szCs w:val="40"/>
        </w:rPr>
        <w:t>Individual Contribution Statement</w:t>
      </w:r>
    </w:p>
    <w:p w14:paraId="100879B4" w14:textId="77777777" w:rsidR="00EE6D91" w:rsidRDefault="00000000">
      <w:pPr>
        <w:spacing w:after="160" w:line="300" w:lineRule="auto"/>
        <w:jc w:val="center"/>
      </w:pPr>
      <w:r>
        <w:rPr>
          <w:i/>
          <w:iCs/>
        </w:rPr>
        <w:t>(Mandatory for all team projects)</w:t>
      </w:r>
    </w:p>
    <w:p w14:paraId="3031B340" w14:textId="77777777" w:rsidR="00EE6D91" w:rsidRDefault="00000000">
      <w:pPr>
        <w:spacing w:after="160" w:line="300" w:lineRule="auto"/>
      </w:pPr>
      <w:r>
        <w:rPr>
          <w:i/>
          <w:iCs/>
        </w:rPr>
        <w:t>Note: responsibilities below are grouped by project module as presented by the team; percentages should be reviewed and adjusted by the team to reflect actual effort before final submission.</w:t>
      </w:r>
    </w:p>
    <w:tbl>
      <w:tblPr>
        <w:tblW w:w="9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Change w:id="34" w:author="Praveen kumar C" w:date="2026-09-02T16:01:00Z" w16du:dateUtc="2026-09-02T10:31:00Z">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PrChange>
      </w:tblPr>
      <w:tblGrid>
        <w:gridCol w:w="1202"/>
        <w:gridCol w:w="1734"/>
        <w:gridCol w:w="1457"/>
        <w:gridCol w:w="1690"/>
        <w:gridCol w:w="1623"/>
        <w:gridCol w:w="1400"/>
        <w:tblGridChange w:id="35">
          <w:tblGrid>
            <w:gridCol w:w="1202"/>
            <w:gridCol w:w="1734"/>
            <w:gridCol w:w="1457"/>
            <w:gridCol w:w="1690"/>
            <w:gridCol w:w="1623"/>
            <w:gridCol w:w="1400"/>
          </w:tblGrid>
        </w:tblGridChange>
      </w:tblGrid>
      <w:tr w:rsidR="00EE6D91" w14:paraId="28CE6405" w14:textId="77777777" w:rsidTr="00730191">
        <w:trPr>
          <w:tblHeader/>
          <w:trPrChange w:id="36" w:author="Praveen kumar C" w:date="2026-09-02T16:01:00Z" w16du:dateUtc="2026-09-02T10:31:00Z">
            <w:trPr>
              <w:tblHeader/>
            </w:trPr>
          </w:trPrChange>
        </w:trPr>
        <w:tc>
          <w:tcPr>
            <w:tcW w:w="1413" w:type="dxa"/>
            <w:shd w:val="clear" w:color="auto" w:fill="D9D9D9"/>
            <w:tcMar>
              <w:top w:w="80" w:type="dxa"/>
              <w:left w:w="100" w:type="dxa"/>
              <w:bottom w:w="80" w:type="dxa"/>
              <w:right w:w="100" w:type="dxa"/>
            </w:tcMar>
            <w:vAlign w:val="center"/>
            <w:tcPrChange w:id="37" w:author="Praveen kumar C" w:date="2026-09-02T16:01:00Z" w16du:dateUtc="2026-09-02T10:31:00Z">
              <w:tcPr>
                <w:tcW w:w="0" w:type="auto"/>
                <w:shd w:val="clear" w:color="auto" w:fill="D9D9D9"/>
                <w:tcMar>
                  <w:top w:w="80" w:type="dxa"/>
                  <w:left w:w="100" w:type="dxa"/>
                  <w:bottom w:w="80" w:type="dxa"/>
                  <w:right w:w="100" w:type="dxa"/>
                </w:tcMar>
                <w:vAlign w:val="center"/>
              </w:tcPr>
            </w:tcPrChange>
          </w:tcPr>
          <w:p w14:paraId="7DB67550" w14:textId="77777777" w:rsidR="00EE6D91" w:rsidRDefault="00000000">
            <w:pPr>
              <w:jc w:val="center"/>
            </w:pPr>
            <w:r>
              <w:rPr>
                <w:rFonts w:ascii="Arial" w:eastAsia="Arial" w:hAnsi="Arial" w:cs="Arial"/>
                <w:b/>
                <w:bCs/>
                <w:sz w:val="20"/>
                <w:szCs w:val="20"/>
              </w:rPr>
              <w:t>Student Name / Reg. No.</w:t>
            </w:r>
          </w:p>
        </w:tc>
        <w:tc>
          <w:tcPr>
            <w:tcW w:w="1523" w:type="dxa"/>
            <w:shd w:val="clear" w:color="auto" w:fill="D9D9D9"/>
            <w:tcMar>
              <w:top w:w="80" w:type="dxa"/>
              <w:left w:w="100" w:type="dxa"/>
              <w:bottom w:w="80" w:type="dxa"/>
              <w:right w:w="100" w:type="dxa"/>
            </w:tcMar>
            <w:vAlign w:val="center"/>
            <w:tcPrChange w:id="38" w:author="Praveen kumar C" w:date="2026-09-02T16:01:00Z" w16du:dateUtc="2026-09-02T10:31:00Z">
              <w:tcPr>
                <w:tcW w:w="0" w:type="auto"/>
                <w:shd w:val="clear" w:color="auto" w:fill="D9D9D9"/>
                <w:tcMar>
                  <w:top w:w="80" w:type="dxa"/>
                  <w:left w:w="100" w:type="dxa"/>
                  <w:bottom w:w="80" w:type="dxa"/>
                  <w:right w:w="100" w:type="dxa"/>
                </w:tcMar>
                <w:vAlign w:val="center"/>
              </w:tcPr>
            </w:tcPrChange>
          </w:tcPr>
          <w:p w14:paraId="5BBF80D0" w14:textId="77777777" w:rsidR="00EE6D91" w:rsidRDefault="00000000">
            <w:pPr>
              <w:jc w:val="center"/>
            </w:pPr>
            <w:r>
              <w:rPr>
                <w:rFonts w:ascii="Arial" w:eastAsia="Arial" w:hAnsi="Arial" w:cs="Arial"/>
                <w:b/>
                <w:bCs/>
                <w:sz w:val="20"/>
                <w:szCs w:val="20"/>
              </w:rPr>
              <w:t>Specific Responsibilities</w:t>
            </w:r>
          </w:p>
        </w:tc>
        <w:tc>
          <w:tcPr>
            <w:tcW w:w="0" w:type="auto"/>
            <w:shd w:val="clear" w:color="auto" w:fill="D9D9D9"/>
            <w:tcMar>
              <w:top w:w="80" w:type="dxa"/>
              <w:left w:w="100" w:type="dxa"/>
              <w:bottom w:w="80" w:type="dxa"/>
              <w:right w:w="100" w:type="dxa"/>
            </w:tcMar>
            <w:vAlign w:val="center"/>
            <w:tcPrChange w:id="39" w:author="Praveen kumar C" w:date="2026-09-02T16:01:00Z" w16du:dateUtc="2026-09-02T10:31:00Z">
              <w:tcPr>
                <w:tcW w:w="0" w:type="auto"/>
                <w:shd w:val="clear" w:color="auto" w:fill="D9D9D9"/>
                <w:tcMar>
                  <w:top w:w="80" w:type="dxa"/>
                  <w:left w:w="100" w:type="dxa"/>
                  <w:bottom w:w="80" w:type="dxa"/>
                  <w:right w:w="100" w:type="dxa"/>
                </w:tcMar>
                <w:vAlign w:val="center"/>
              </w:tcPr>
            </w:tcPrChange>
          </w:tcPr>
          <w:p w14:paraId="5CBD840D" w14:textId="77777777" w:rsidR="00EE6D91" w:rsidRDefault="00000000">
            <w:pPr>
              <w:jc w:val="center"/>
            </w:pPr>
            <w:r>
              <w:rPr>
                <w:rFonts w:ascii="Arial" w:eastAsia="Arial" w:hAnsi="Arial" w:cs="Arial"/>
                <w:b/>
                <w:bCs/>
                <w:sz w:val="20"/>
                <w:szCs w:val="20"/>
              </w:rPr>
              <w:t>Design &amp; Development Contribution</w:t>
            </w:r>
          </w:p>
        </w:tc>
        <w:tc>
          <w:tcPr>
            <w:tcW w:w="0" w:type="auto"/>
            <w:shd w:val="clear" w:color="auto" w:fill="D9D9D9"/>
            <w:tcMar>
              <w:top w:w="80" w:type="dxa"/>
              <w:left w:w="100" w:type="dxa"/>
              <w:bottom w:w="80" w:type="dxa"/>
              <w:right w:w="100" w:type="dxa"/>
            </w:tcMar>
            <w:vAlign w:val="center"/>
            <w:tcPrChange w:id="40" w:author="Praveen kumar C" w:date="2026-09-02T16:01:00Z" w16du:dateUtc="2026-09-02T10:31:00Z">
              <w:tcPr>
                <w:tcW w:w="0" w:type="auto"/>
                <w:shd w:val="clear" w:color="auto" w:fill="D9D9D9"/>
                <w:tcMar>
                  <w:top w:w="80" w:type="dxa"/>
                  <w:left w:w="100" w:type="dxa"/>
                  <w:bottom w:w="80" w:type="dxa"/>
                  <w:right w:w="100" w:type="dxa"/>
                </w:tcMar>
                <w:vAlign w:val="center"/>
              </w:tcPr>
            </w:tcPrChange>
          </w:tcPr>
          <w:p w14:paraId="6D7FD46A" w14:textId="77777777" w:rsidR="00EE6D91" w:rsidRDefault="00000000">
            <w:pPr>
              <w:jc w:val="center"/>
            </w:pPr>
            <w:r>
              <w:rPr>
                <w:rFonts w:ascii="Arial" w:eastAsia="Arial" w:hAnsi="Arial" w:cs="Arial"/>
                <w:b/>
                <w:bCs/>
                <w:sz w:val="20"/>
                <w:szCs w:val="20"/>
              </w:rPr>
              <w:t>Testing &amp; Analysis Contribution</w:t>
            </w:r>
          </w:p>
        </w:tc>
        <w:tc>
          <w:tcPr>
            <w:tcW w:w="0" w:type="auto"/>
            <w:shd w:val="clear" w:color="auto" w:fill="D9D9D9"/>
            <w:tcMar>
              <w:top w:w="80" w:type="dxa"/>
              <w:left w:w="100" w:type="dxa"/>
              <w:bottom w:w="80" w:type="dxa"/>
              <w:right w:w="100" w:type="dxa"/>
            </w:tcMar>
            <w:vAlign w:val="center"/>
            <w:tcPrChange w:id="41" w:author="Praveen kumar C" w:date="2026-09-02T16:01:00Z" w16du:dateUtc="2026-09-02T10:31:00Z">
              <w:tcPr>
                <w:tcW w:w="0" w:type="auto"/>
                <w:shd w:val="clear" w:color="auto" w:fill="D9D9D9"/>
                <w:tcMar>
                  <w:top w:w="80" w:type="dxa"/>
                  <w:left w:w="100" w:type="dxa"/>
                  <w:bottom w:w="80" w:type="dxa"/>
                  <w:right w:w="100" w:type="dxa"/>
                </w:tcMar>
                <w:vAlign w:val="center"/>
              </w:tcPr>
            </w:tcPrChange>
          </w:tcPr>
          <w:p w14:paraId="5C04E3B6" w14:textId="77777777" w:rsidR="00EE6D91" w:rsidRDefault="00000000">
            <w:pPr>
              <w:jc w:val="center"/>
            </w:pPr>
            <w:r>
              <w:rPr>
                <w:rFonts w:ascii="Arial" w:eastAsia="Arial" w:hAnsi="Arial" w:cs="Arial"/>
                <w:b/>
                <w:bCs/>
                <w:sz w:val="20"/>
                <w:szCs w:val="20"/>
              </w:rPr>
              <w:t>Report Contribution</w:t>
            </w:r>
          </w:p>
        </w:tc>
        <w:tc>
          <w:tcPr>
            <w:tcW w:w="0" w:type="auto"/>
            <w:shd w:val="clear" w:color="auto" w:fill="D9D9D9"/>
            <w:tcMar>
              <w:top w:w="80" w:type="dxa"/>
              <w:left w:w="100" w:type="dxa"/>
              <w:bottom w:w="80" w:type="dxa"/>
              <w:right w:w="100" w:type="dxa"/>
            </w:tcMar>
            <w:vAlign w:val="center"/>
            <w:tcPrChange w:id="42" w:author="Praveen kumar C" w:date="2026-09-02T16:01:00Z" w16du:dateUtc="2026-09-02T10:31:00Z">
              <w:tcPr>
                <w:tcW w:w="0" w:type="auto"/>
                <w:shd w:val="clear" w:color="auto" w:fill="D9D9D9"/>
                <w:tcMar>
                  <w:top w:w="80" w:type="dxa"/>
                  <w:left w:w="100" w:type="dxa"/>
                  <w:bottom w:w="80" w:type="dxa"/>
                  <w:right w:w="100" w:type="dxa"/>
                </w:tcMar>
                <w:vAlign w:val="center"/>
              </w:tcPr>
            </w:tcPrChange>
          </w:tcPr>
          <w:p w14:paraId="42A0AB0A" w14:textId="77777777" w:rsidR="00EE6D91" w:rsidRDefault="00000000">
            <w:pPr>
              <w:jc w:val="center"/>
            </w:pPr>
            <w:r>
              <w:rPr>
                <w:rFonts w:ascii="Arial" w:eastAsia="Arial" w:hAnsi="Arial" w:cs="Arial"/>
                <w:b/>
                <w:bCs/>
                <w:sz w:val="20"/>
                <w:szCs w:val="20"/>
              </w:rPr>
              <w:t>Approx. Contribution (%)</w:t>
            </w:r>
          </w:p>
        </w:tc>
      </w:tr>
      <w:tr w:rsidR="00EE6D91" w14:paraId="7F224E86" w14:textId="77777777" w:rsidTr="00730191">
        <w:tc>
          <w:tcPr>
            <w:tcW w:w="1413" w:type="dxa"/>
            <w:tcMar>
              <w:top w:w="80" w:type="dxa"/>
              <w:left w:w="100" w:type="dxa"/>
              <w:bottom w:w="80" w:type="dxa"/>
              <w:right w:w="100" w:type="dxa"/>
            </w:tcMar>
            <w:vAlign w:val="center"/>
            <w:tcPrChange w:id="43" w:author="Praveen kumar C" w:date="2026-09-02T16:01:00Z" w16du:dateUtc="2026-09-02T10:31:00Z">
              <w:tcPr>
                <w:tcW w:w="0" w:type="auto"/>
                <w:tcMar>
                  <w:top w:w="80" w:type="dxa"/>
                  <w:left w:w="100" w:type="dxa"/>
                  <w:bottom w:w="80" w:type="dxa"/>
                  <w:right w:w="100" w:type="dxa"/>
                </w:tcMar>
                <w:vAlign w:val="center"/>
              </w:tcPr>
            </w:tcPrChange>
          </w:tcPr>
          <w:p w14:paraId="10DFCEF0" w14:textId="77777777" w:rsidR="00EE6D91" w:rsidRDefault="00000000">
            <w:r>
              <w:rPr>
                <w:rFonts w:ascii="Arial" w:eastAsia="Arial" w:hAnsi="Arial" w:cs="Arial"/>
                <w:sz w:val="20"/>
                <w:szCs w:val="20"/>
              </w:rPr>
              <w:t>C. Praveen Kumar 192472034</w:t>
            </w:r>
          </w:p>
        </w:tc>
        <w:tc>
          <w:tcPr>
            <w:tcW w:w="1523" w:type="dxa"/>
            <w:tcMar>
              <w:top w:w="80" w:type="dxa"/>
              <w:left w:w="100" w:type="dxa"/>
              <w:bottom w:w="80" w:type="dxa"/>
              <w:right w:w="100" w:type="dxa"/>
            </w:tcMar>
            <w:vAlign w:val="center"/>
            <w:tcPrChange w:id="44" w:author="Praveen kumar C" w:date="2026-09-02T16:01:00Z" w16du:dateUtc="2026-09-02T10:31:00Z">
              <w:tcPr>
                <w:tcW w:w="0" w:type="auto"/>
                <w:tcMar>
                  <w:top w:w="80" w:type="dxa"/>
                  <w:left w:w="100" w:type="dxa"/>
                  <w:bottom w:w="80" w:type="dxa"/>
                  <w:right w:w="100" w:type="dxa"/>
                </w:tcMar>
                <w:vAlign w:val="center"/>
              </w:tcPr>
            </w:tcPrChange>
          </w:tcPr>
          <w:p w14:paraId="75128CB9" w14:textId="77777777" w:rsidR="00EE6D91" w:rsidRDefault="00000000">
            <w:r>
              <w:rPr>
                <w:rFonts w:ascii="Arial" w:eastAsia="Arial" w:hAnsi="Arial" w:cs="Arial"/>
                <w:sz w:val="20"/>
                <w:szCs w:val="20"/>
              </w:rPr>
              <w:t>Digital Twin development and system integration (Module 1)</w:t>
            </w:r>
          </w:p>
        </w:tc>
        <w:tc>
          <w:tcPr>
            <w:tcW w:w="0" w:type="auto"/>
            <w:tcMar>
              <w:top w:w="80" w:type="dxa"/>
              <w:left w:w="100" w:type="dxa"/>
              <w:bottom w:w="80" w:type="dxa"/>
              <w:right w:w="100" w:type="dxa"/>
            </w:tcMar>
            <w:vAlign w:val="center"/>
            <w:tcPrChange w:id="45" w:author="Praveen kumar C" w:date="2026-09-02T16:01:00Z" w16du:dateUtc="2026-09-02T10:31:00Z">
              <w:tcPr>
                <w:tcW w:w="0" w:type="auto"/>
                <w:tcMar>
                  <w:top w:w="80" w:type="dxa"/>
                  <w:left w:w="100" w:type="dxa"/>
                  <w:bottom w:w="80" w:type="dxa"/>
                  <w:right w:w="100" w:type="dxa"/>
                </w:tcMar>
                <w:vAlign w:val="center"/>
              </w:tcPr>
            </w:tcPrChange>
          </w:tcPr>
          <w:p w14:paraId="63AD969B" w14:textId="77777777" w:rsidR="00EE6D91" w:rsidRDefault="00000000">
            <w:r>
              <w:rPr>
                <w:rFonts w:ascii="Arial" w:eastAsia="Arial" w:hAnsi="Arial" w:cs="Arial"/>
                <w:sz w:val="20"/>
                <w:szCs w:val="20"/>
              </w:rPr>
              <w:t xml:space="preserve">Built the supply-chain network model in </w:t>
            </w:r>
            <w:proofErr w:type="spellStart"/>
            <w:r>
              <w:rPr>
                <w:rFonts w:ascii="Arial" w:eastAsia="Arial" w:hAnsi="Arial" w:cs="Arial"/>
                <w:sz w:val="20"/>
                <w:szCs w:val="20"/>
              </w:rPr>
              <w:t>NetworkX</w:t>
            </w:r>
            <w:proofErr w:type="spellEnd"/>
            <w:r>
              <w:rPr>
                <w:rFonts w:ascii="Arial" w:eastAsia="Arial" w:hAnsi="Arial" w:cs="Arial"/>
                <w:sz w:val="20"/>
                <w:szCs w:val="20"/>
              </w:rPr>
              <w:t>; data collection and preprocessing</w:t>
            </w:r>
          </w:p>
        </w:tc>
        <w:tc>
          <w:tcPr>
            <w:tcW w:w="0" w:type="auto"/>
            <w:tcMar>
              <w:top w:w="80" w:type="dxa"/>
              <w:left w:w="100" w:type="dxa"/>
              <w:bottom w:w="80" w:type="dxa"/>
              <w:right w:w="100" w:type="dxa"/>
            </w:tcMar>
            <w:vAlign w:val="center"/>
            <w:tcPrChange w:id="46" w:author="Praveen kumar C" w:date="2026-09-02T16:01:00Z" w16du:dateUtc="2026-09-02T10:31:00Z">
              <w:tcPr>
                <w:tcW w:w="0" w:type="auto"/>
                <w:tcMar>
                  <w:top w:w="80" w:type="dxa"/>
                  <w:left w:w="100" w:type="dxa"/>
                  <w:bottom w:w="80" w:type="dxa"/>
                  <w:right w:w="100" w:type="dxa"/>
                </w:tcMar>
                <w:vAlign w:val="center"/>
              </w:tcPr>
            </w:tcPrChange>
          </w:tcPr>
          <w:p w14:paraId="1577ACD3" w14:textId="77777777" w:rsidR="00EE6D91" w:rsidRDefault="00000000">
            <w:r>
              <w:rPr>
                <w:rFonts w:ascii="Arial" w:eastAsia="Arial" w:hAnsi="Arial" w:cs="Arial"/>
                <w:sz w:val="20"/>
                <w:szCs w:val="20"/>
              </w:rPr>
              <w:t>Verified Digital Twin state consistency and data integrity tests</w:t>
            </w:r>
          </w:p>
        </w:tc>
        <w:tc>
          <w:tcPr>
            <w:tcW w:w="0" w:type="auto"/>
            <w:tcMar>
              <w:top w:w="80" w:type="dxa"/>
              <w:left w:w="100" w:type="dxa"/>
              <w:bottom w:w="80" w:type="dxa"/>
              <w:right w:w="100" w:type="dxa"/>
            </w:tcMar>
            <w:vAlign w:val="center"/>
            <w:tcPrChange w:id="47" w:author="Praveen kumar C" w:date="2026-09-02T16:01:00Z" w16du:dateUtc="2026-09-02T10:31:00Z">
              <w:tcPr>
                <w:tcW w:w="0" w:type="auto"/>
                <w:tcMar>
                  <w:top w:w="80" w:type="dxa"/>
                  <w:left w:w="100" w:type="dxa"/>
                  <w:bottom w:w="80" w:type="dxa"/>
                  <w:right w:w="100" w:type="dxa"/>
                </w:tcMar>
                <w:vAlign w:val="center"/>
              </w:tcPr>
            </w:tcPrChange>
          </w:tcPr>
          <w:p w14:paraId="2B2DDF70" w14:textId="77777777" w:rsidR="00EE6D91" w:rsidRDefault="00000000">
            <w:r>
              <w:rPr>
                <w:rFonts w:ascii="Arial" w:eastAsia="Arial" w:hAnsi="Arial" w:cs="Arial"/>
                <w:sz w:val="20"/>
                <w:szCs w:val="20"/>
              </w:rPr>
              <w:t>Chapters 1, 3, and system architecture sections</w:t>
            </w:r>
          </w:p>
        </w:tc>
        <w:tc>
          <w:tcPr>
            <w:tcW w:w="0" w:type="auto"/>
            <w:tcMar>
              <w:top w:w="80" w:type="dxa"/>
              <w:left w:w="100" w:type="dxa"/>
              <w:bottom w:w="80" w:type="dxa"/>
              <w:right w:w="100" w:type="dxa"/>
            </w:tcMar>
            <w:vAlign w:val="center"/>
            <w:tcPrChange w:id="48" w:author="Praveen kumar C" w:date="2026-09-02T16:01:00Z" w16du:dateUtc="2026-09-02T10:31:00Z">
              <w:tcPr>
                <w:tcW w:w="0" w:type="auto"/>
                <w:tcMar>
                  <w:top w:w="80" w:type="dxa"/>
                  <w:left w:w="100" w:type="dxa"/>
                  <w:bottom w:w="80" w:type="dxa"/>
                  <w:right w:w="100" w:type="dxa"/>
                </w:tcMar>
                <w:vAlign w:val="center"/>
              </w:tcPr>
            </w:tcPrChange>
          </w:tcPr>
          <w:p w14:paraId="19E19BCA" w14:textId="77777777" w:rsidR="00EE6D91" w:rsidRDefault="00000000">
            <w:r>
              <w:rPr>
                <w:rFonts w:ascii="Arial" w:eastAsia="Arial" w:hAnsi="Arial" w:cs="Arial"/>
                <w:sz w:val="20"/>
                <w:szCs w:val="20"/>
              </w:rPr>
              <w:t>34%</w:t>
            </w:r>
          </w:p>
        </w:tc>
      </w:tr>
      <w:tr w:rsidR="00EE6D91" w14:paraId="66C65783" w14:textId="77777777" w:rsidTr="00730191">
        <w:tc>
          <w:tcPr>
            <w:tcW w:w="1413" w:type="dxa"/>
            <w:tcMar>
              <w:top w:w="80" w:type="dxa"/>
              <w:left w:w="100" w:type="dxa"/>
              <w:bottom w:w="80" w:type="dxa"/>
              <w:right w:w="100" w:type="dxa"/>
            </w:tcMar>
            <w:vAlign w:val="center"/>
            <w:tcPrChange w:id="49" w:author="Praveen kumar C" w:date="2026-09-02T16:01:00Z" w16du:dateUtc="2026-09-02T10:31:00Z">
              <w:tcPr>
                <w:tcW w:w="0" w:type="auto"/>
                <w:tcMar>
                  <w:top w:w="80" w:type="dxa"/>
                  <w:left w:w="100" w:type="dxa"/>
                  <w:bottom w:w="80" w:type="dxa"/>
                  <w:right w:w="100" w:type="dxa"/>
                </w:tcMar>
                <w:vAlign w:val="center"/>
              </w:tcPr>
            </w:tcPrChange>
          </w:tcPr>
          <w:p w14:paraId="622B6915" w14:textId="77777777" w:rsidR="00EE6D91" w:rsidRDefault="00000000">
            <w:r>
              <w:rPr>
                <w:rFonts w:ascii="Arial" w:eastAsia="Arial" w:hAnsi="Arial" w:cs="Arial"/>
                <w:sz w:val="20"/>
                <w:szCs w:val="20"/>
              </w:rPr>
              <w:t>N. Sunil Kumar 192472027</w:t>
            </w:r>
          </w:p>
        </w:tc>
        <w:tc>
          <w:tcPr>
            <w:tcW w:w="1523" w:type="dxa"/>
            <w:tcMar>
              <w:top w:w="80" w:type="dxa"/>
              <w:left w:w="100" w:type="dxa"/>
              <w:bottom w:w="80" w:type="dxa"/>
              <w:right w:w="100" w:type="dxa"/>
            </w:tcMar>
            <w:vAlign w:val="center"/>
            <w:tcPrChange w:id="50" w:author="Praveen kumar C" w:date="2026-09-02T16:01:00Z" w16du:dateUtc="2026-09-02T10:31:00Z">
              <w:tcPr>
                <w:tcW w:w="0" w:type="auto"/>
                <w:tcMar>
                  <w:top w:w="80" w:type="dxa"/>
                  <w:left w:w="100" w:type="dxa"/>
                  <w:bottom w:w="80" w:type="dxa"/>
                  <w:right w:w="100" w:type="dxa"/>
                </w:tcMar>
                <w:vAlign w:val="center"/>
              </w:tcPr>
            </w:tcPrChange>
          </w:tcPr>
          <w:p w14:paraId="366B34F4" w14:textId="77777777" w:rsidR="00EE6D91" w:rsidRDefault="00000000">
            <w:r>
              <w:rPr>
                <w:rFonts w:ascii="Arial" w:eastAsia="Arial" w:hAnsi="Arial" w:cs="Arial"/>
                <w:sz w:val="20"/>
                <w:szCs w:val="20"/>
              </w:rPr>
              <w:t>Generative AI disruption simulation (Module 2)</w:t>
            </w:r>
          </w:p>
        </w:tc>
        <w:tc>
          <w:tcPr>
            <w:tcW w:w="0" w:type="auto"/>
            <w:tcMar>
              <w:top w:w="80" w:type="dxa"/>
              <w:left w:w="100" w:type="dxa"/>
              <w:bottom w:w="80" w:type="dxa"/>
              <w:right w:w="100" w:type="dxa"/>
            </w:tcMar>
            <w:vAlign w:val="center"/>
            <w:tcPrChange w:id="51" w:author="Praveen kumar C" w:date="2026-09-02T16:01:00Z" w16du:dateUtc="2026-09-02T10:31:00Z">
              <w:tcPr>
                <w:tcW w:w="0" w:type="auto"/>
                <w:tcMar>
                  <w:top w:w="80" w:type="dxa"/>
                  <w:left w:w="100" w:type="dxa"/>
                  <w:bottom w:w="80" w:type="dxa"/>
                  <w:right w:w="100" w:type="dxa"/>
                </w:tcMar>
                <w:vAlign w:val="center"/>
              </w:tcPr>
            </w:tcPrChange>
          </w:tcPr>
          <w:p w14:paraId="49DB44D0" w14:textId="77777777" w:rsidR="00EE6D91" w:rsidRDefault="00000000">
            <w:r>
              <w:rPr>
                <w:rFonts w:ascii="Arial" w:eastAsia="Arial" w:hAnsi="Arial" w:cs="Arial"/>
                <w:sz w:val="20"/>
                <w:szCs w:val="20"/>
              </w:rPr>
              <w:t>Integrated Gemini API for scenario generation; risk scoring logic</w:t>
            </w:r>
          </w:p>
        </w:tc>
        <w:tc>
          <w:tcPr>
            <w:tcW w:w="0" w:type="auto"/>
            <w:tcMar>
              <w:top w:w="80" w:type="dxa"/>
              <w:left w:w="100" w:type="dxa"/>
              <w:bottom w:w="80" w:type="dxa"/>
              <w:right w:w="100" w:type="dxa"/>
            </w:tcMar>
            <w:vAlign w:val="center"/>
            <w:tcPrChange w:id="52" w:author="Praveen kumar C" w:date="2026-09-02T16:01:00Z" w16du:dateUtc="2026-09-02T10:31:00Z">
              <w:tcPr>
                <w:tcW w:w="0" w:type="auto"/>
                <w:tcMar>
                  <w:top w:w="80" w:type="dxa"/>
                  <w:left w:w="100" w:type="dxa"/>
                  <w:bottom w:w="80" w:type="dxa"/>
                  <w:right w:w="100" w:type="dxa"/>
                </w:tcMar>
                <w:vAlign w:val="center"/>
              </w:tcPr>
            </w:tcPrChange>
          </w:tcPr>
          <w:p w14:paraId="7BEBC709" w14:textId="77777777" w:rsidR="00EE6D91" w:rsidRDefault="00000000">
            <w:r>
              <w:rPr>
                <w:rFonts w:ascii="Arial" w:eastAsia="Arial" w:hAnsi="Arial" w:cs="Arial"/>
                <w:sz w:val="20"/>
                <w:szCs w:val="20"/>
              </w:rPr>
              <w:t>Validated disruption scenarios and risk-score accuracy against test cases</w:t>
            </w:r>
          </w:p>
        </w:tc>
        <w:tc>
          <w:tcPr>
            <w:tcW w:w="0" w:type="auto"/>
            <w:tcMar>
              <w:top w:w="80" w:type="dxa"/>
              <w:left w:w="100" w:type="dxa"/>
              <w:bottom w:w="80" w:type="dxa"/>
              <w:right w:w="100" w:type="dxa"/>
            </w:tcMar>
            <w:vAlign w:val="center"/>
            <w:tcPrChange w:id="53" w:author="Praveen kumar C" w:date="2026-09-02T16:01:00Z" w16du:dateUtc="2026-09-02T10:31:00Z">
              <w:tcPr>
                <w:tcW w:w="0" w:type="auto"/>
                <w:tcMar>
                  <w:top w:w="80" w:type="dxa"/>
                  <w:left w:w="100" w:type="dxa"/>
                  <w:bottom w:w="80" w:type="dxa"/>
                  <w:right w:w="100" w:type="dxa"/>
                </w:tcMar>
                <w:vAlign w:val="center"/>
              </w:tcPr>
            </w:tcPrChange>
          </w:tcPr>
          <w:p w14:paraId="1F3F9E8E" w14:textId="77777777" w:rsidR="00EE6D91" w:rsidRDefault="00000000">
            <w:r>
              <w:rPr>
                <w:rFonts w:ascii="Arial" w:eastAsia="Arial" w:hAnsi="Arial" w:cs="Arial"/>
                <w:sz w:val="20"/>
                <w:szCs w:val="20"/>
              </w:rPr>
              <w:t>Chapters 2 and 4 (implementation and testing)</w:t>
            </w:r>
          </w:p>
        </w:tc>
        <w:tc>
          <w:tcPr>
            <w:tcW w:w="0" w:type="auto"/>
            <w:tcMar>
              <w:top w:w="80" w:type="dxa"/>
              <w:left w:w="100" w:type="dxa"/>
              <w:bottom w:w="80" w:type="dxa"/>
              <w:right w:w="100" w:type="dxa"/>
            </w:tcMar>
            <w:vAlign w:val="center"/>
            <w:tcPrChange w:id="54" w:author="Praveen kumar C" w:date="2026-09-02T16:01:00Z" w16du:dateUtc="2026-09-02T10:31:00Z">
              <w:tcPr>
                <w:tcW w:w="0" w:type="auto"/>
                <w:tcMar>
                  <w:top w:w="80" w:type="dxa"/>
                  <w:left w:w="100" w:type="dxa"/>
                  <w:bottom w:w="80" w:type="dxa"/>
                  <w:right w:w="100" w:type="dxa"/>
                </w:tcMar>
                <w:vAlign w:val="center"/>
              </w:tcPr>
            </w:tcPrChange>
          </w:tcPr>
          <w:p w14:paraId="66B271D8" w14:textId="77777777" w:rsidR="00EE6D91" w:rsidRDefault="00000000">
            <w:r>
              <w:rPr>
                <w:rFonts w:ascii="Arial" w:eastAsia="Arial" w:hAnsi="Arial" w:cs="Arial"/>
                <w:sz w:val="20"/>
                <w:szCs w:val="20"/>
              </w:rPr>
              <w:t>33%</w:t>
            </w:r>
          </w:p>
        </w:tc>
      </w:tr>
      <w:tr w:rsidR="00EE6D91" w14:paraId="05F86235" w14:textId="77777777" w:rsidTr="00730191">
        <w:tc>
          <w:tcPr>
            <w:tcW w:w="1413" w:type="dxa"/>
            <w:tcMar>
              <w:top w:w="80" w:type="dxa"/>
              <w:left w:w="100" w:type="dxa"/>
              <w:bottom w:w="80" w:type="dxa"/>
              <w:right w:w="100" w:type="dxa"/>
            </w:tcMar>
            <w:vAlign w:val="center"/>
            <w:tcPrChange w:id="55" w:author="Praveen kumar C" w:date="2026-09-02T16:01:00Z" w16du:dateUtc="2026-09-02T10:31:00Z">
              <w:tcPr>
                <w:tcW w:w="0" w:type="auto"/>
                <w:tcMar>
                  <w:top w:w="80" w:type="dxa"/>
                  <w:left w:w="100" w:type="dxa"/>
                  <w:bottom w:w="80" w:type="dxa"/>
                  <w:right w:w="100" w:type="dxa"/>
                </w:tcMar>
                <w:vAlign w:val="center"/>
              </w:tcPr>
            </w:tcPrChange>
          </w:tcPr>
          <w:p w14:paraId="621839F1" w14:textId="77777777" w:rsidR="00EE6D91" w:rsidRDefault="00000000">
            <w:r>
              <w:rPr>
                <w:rFonts w:ascii="Arial" w:eastAsia="Arial" w:hAnsi="Arial" w:cs="Arial"/>
                <w:sz w:val="20"/>
                <w:szCs w:val="20"/>
              </w:rPr>
              <w:t>C. Chandu 192472332</w:t>
            </w:r>
          </w:p>
        </w:tc>
        <w:tc>
          <w:tcPr>
            <w:tcW w:w="1523" w:type="dxa"/>
            <w:tcMar>
              <w:top w:w="80" w:type="dxa"/>
              <w:left w:w="100" w:type="dxa"/>
              <w:bottom w:w="80" w:type="dxa"/>
              <w:right w:w="100" w:type="dxa"/>
            </w:tcMar>
            <w:vAlign w:val="center"/>
            <w:tcPrChange w:id="56" w:author="Praveen kumar C" w:date="2026-09-02T16:01:00Z" w16du:dateUtc="2026-09-02T10:31:00Z">
              <w:tcPr>
                <w:tcW w:w="0" w:type="auto"/>
                <w:tcMar>
                  <w:top w:w="80" w:type="dxa"/>
                  <w:left w:w="100" w:type="dxa"/>
                  <w:bottom w:w="80" w:type="dxa"/>
                  <w:right w:w="100" w:type="dxa"/>
                </w:tcMar>
                <w:vAlign w:val="center"/>
              </w:tcPr>
            </w:tcPrChange>
          </w:tcPr>
          <w:p w14:paraId="5673CE55" w14:textId="77777777" w:rsidR="00EE6D91" w:rsidRDefault="00000000">
            <w:r>
              <w:rPr>
                <w:rFonts w:ascii="Arial" w:eastAsia="Arial" w:hAnsi="Arial" w:cs="Arial"/>
                <w:sz w:val="20"/>
                <w:szCs w:val="20"/>
              </w:rPr>
              <w:t>Resilience planning, optimization, and dashboard (Module 3)</w:t>
            </w:r>
          </w:p>
        </w:tc>
        <w:tc>
          <w:tcPr>
            <w:tcW w:w="0" w:type="auto"/>
            <w:tcMar>
              <w:top w:w="80" w:type="dxa"/>
              <w:left w:w="100" w:type="dxa"/>
              <w:bottom w:w="80" w:type="dxa"/>
              <w:right w:w="100" w:type="dxa"/>
            </w:tcMar>
            <w:vAlign w:val="center"/>
            <w:tcPrChange w:id="57" w:author="Praveen kumar C" w:date="2026-09-02T16:01:00Z" w16du:dateUtc="2026-09-02T10:31:00Z">
              <w:tcPr>
                <w:tcW w:w="0" w:type="auto"/>
                <w:tcMar>
                  <w:top w:w="80" w:type="dxa"/>
                  <w:left w:w="100" w:type="dxa"/>
                  <w:bottom w:w="80" w:type="dxa"/>
                  <w:right w:w="100" w:type="dxa"/>
                </w:tcMar>
                <w:vAlign w:val="center"/>
              </w:tcPr>
            </w:tcPrChange>
          </w:tcPr>
          <w:p w14:paraId="33BF6F6B" w14:textId="77777777" w:rsidR="00EE6D91" w:rsidRDefault="00000000">
            <w:r>
              <w:rPr>
                <w:rFonts w:ascii="Arial" w:eastAsia="Arial" w:hAnsi="Arial" w:cs="Arial"/>
                <w:sz w:val="20"/>
                <w:szCs w:val="20"/>
              </w:rPr>
              <w:t xml:space="preserve">Implemented Dijkstra-based route recovery and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dashboard</w:t>
            </w:r>
          </w:p>
        </w:tc>
        <w:tc>
          <w:tcPr>
            <w:tcW w:w="0" w:type="auto"/>
            <w:tcMar>
              <w:top w:w="80" w:type="dxa"/>
              <w:left w:w="100" w:type="dxa"/>
              <w:bottom w:w="80" w:type="dxa"/>
              <w:right w:w="100" w:type="dxa"/>
            </w:tcMar>
            <w:vAlign w:val="center"/>
            <w:tcPrChange w:id="58" w:author="Praveen kumar C" w:date="2026-09-02T16:01:00Z" w16du:dateUtc="2026-09-02T10:31:00Z">
              <w:tcPr>
                <w:tcW w:w="0" w:type="auto"/>
                <w:tcMar>
                  <w:top w:w="80" w:type="dxa"/>
                  <w:left w:w="100" w:type="dxa"/>
                  <w:bottom w:w="80" w:type="dxa"/>
                  <w:right w:w="100" w:type="dxa"/>
                </w:tcMar>
                <w:vAlign w:val="center"/>
              </w:tcPr>
            </w:tcPrChange>
          </w:tcPr>
          <w:p w14:paraId="52221BDC" w14:textId="77777777" w:rsidR="00EE6D91" w:rsidRDefault="00000000">
            <w:r>
              <w:rPr>
                <w:rFonts w:ascii="Arial" w:eastAsia="Arial" w:hAnsi="Arial" w:cs="Arial"/>
                <w:sz w:val="20"/>
                <w:szCs w:val="20"/>
              </w:rPr>
              <w:t>Conducted end-to-end functional testing of recommendation outputs</w:t>
            </w:r>
          </w:p>
        </w:tc>
        <w:tc>
          <w:tcPr>
            <w:tcW w:w="0" w:type="auto"/>
            <w:tcMar>
              <w:top w:w="80" w:type="dxa"/>
              <w:left w:w="100" w:type="dxa"/>
              <w:bottom w:w="80" w:type="dxa"/>
              <w:right w:w="100" w:type="dxa"/>
            </w:tcMar>
            <w:vAlign w:val="center"/>
            <w:tcPrChange w:id="59" w:author="Praveen kumar C" w:date="2026-09-02T16:01:00Z" w16du:dateUtc="2026-09-02T10:31:00Z">
              <w:tcPr>
                <w:tcW w:w="0" w:type="auto"/>
                <w:tcMar>
                  <w:top w:w="80" w:type="dxa"/>
                  <w:left w:w="100" w:type="dxa"/>
                  <w:bottom w:w="80" w:type="dxa"/>
                  <w:right w:w="100" w:type="dxa"/>
                </w:tcMar>
                <w:vAlign w:val="center"/>
              </w:tcPr>
            </w:tcPrChange>
          </w:tcPr>
          <w:p w14:paraId="0193A569" w14:textId="77777777" w:rsidR="00EE6D91" w:rsidRDefault="00000000">
            <w:r>
              <w:rPr>
                <w:rFonts w:ascii="Arial" w:eastAsia="Arial" w:hAnsi="Arial" w:cs="Arial"/>
                <w:sz w:val="20"/>
                <w:szCs w:val="20"/>
              </w:rPr>
              <w:t>Chapters 4 (results) and 5 (conclusion, references)</w:t>
            </w:r>
          </w:p>
        </w:tc>
        <w:tc>
          <w:tcPr>
            <w:tcW w:w="0" w:type="auto"/>
            <w:tcMar>
              <w:top w:w="80" w:type="dxa"/>
              <w:left w:w="100" w:type="dxa"/>
              <w:bottom w:w="80" w:type="dxa"/>
              <w:right w:w="100" w:type="dxa"/>
            </w:tcMar>
            <w:vAlign w:val="center"/>
            <w:tcPrChange w:id="60" w:author="Praveen kumar C" w:date="2026-09-02T16:01:00Z" w16du:dateUtc="2026-09-02T10:31:00Z">
              <w:tcPr>
                <w:tcW w:w="0" w:type="auto"/>
                <w:tcMar>
                  <w:top w:w="80" w:type="dxa"/>
                  <w:left w:w="100" w:type="dxa"/>
                  <w:bottom w:w="80" w:type="dxa"/>
                  <w:right w:w="100" w:type="dxa"/>
                </w:tcMar>
                <w:vAlign w:val="center"/>
              </w:tcPr>
            </w:tcPrChange>
          </w:tcPr>
          <w:p w14:paraId="183D627F" w14:textId="77777777" w:rsidR="00EE6D91" w:rsidRDefault="00000000">
            <w:r>
              <w:rPr>
                <w:rFonts w:ascii="Arial" w:eastAsia="Arial" w:hAnsi="Arial" w:cs="Arial"/>
                <w:sz w:val="20"/>
                <w:szCs w:val="20"/>
              </w:rPr>
              <w:t>33%</w:t>
            </w:r>
          </w:p>
        </w:tc>
      </w:tr>
    </w:tbl>
    <w:p w14:paraId="24DC2F7C" w14:textId="77777777" w:rsidR="00EE6D91" w:rsidRDefault="00EE6D91">
      <w:pPr>
        <w:spacing w:after="160"/>
      </w:pPr>
    </w:p>
    <w:p w14:paraId="2E1667ED" w14:textId="77777777" w:rsidR="00EE6D91" w:rsidRDefault="00000000">
      <w:pPr>
        <w:spacing w:after="160" w:line="300" w:lineRule="auto"/>
      </w:pPr>
      <w:r>
        <w:rPr>
          <w:b/>
          <w:bCs/>
        </w:rPr>
        <w:t>Total: 100%</w:t>
      </w:r>
    </w:p>
    <w:p w14:paraId="2C9DAFF3" w14:textId="77777777" w:rsidR="00EE6D91" w:rsidRDefault="00000000">
      <w:r>
        <w:br w:type="page"/>
      </w:r>
    </w:p>
    <w:p w14:paraId="3873CBFE" w14:textId="77777777" w:rsidR="00EE6D91" w:rsidRDefault="00000000">
      <w:pPr>
        <w:spacing w:before="100" w:after="300"/>
        <w:jc w:val="center"/>
      </w:pPr>
      <w:r>
        <w:rPr>
          <w:b/>
          <w:bCs/>
          <w:sz w:val="40"/>
          <w:szCs w:val="40"/>
        </w:rPr>
        <w:lastRenderedPageBreak/>
        <w:t>ABSTRACT</w:t>
      </w:r>
    </w:p>
    <w:p w14:paraId="4D658EC6" w14:textId="77777777" w:rsidR="00EE6D91" w:rsidRDefault="00000000">
      <w:pPr>
        <w:spacing w:after="160" w:line="300" w:lineRule="auto"/>
        <w:jc w:val="distribute"/>
        <w:pPrChange w:id="61" w:author="Praveen kumar C" w:date="2026-09-02T16:01:00Z" w16du:dateUtc="2026-09-02T10:31:00Z">
          <w:pPr>
            <w:spacing w:after="160" w:line="300" w:lineRule="auto"/>
          </w:pPr>
        </w:pPrChange>
      </w:pPr>
      <w:r>
        <w:t xml:space="preserve">Supply chains are increasingly exposed to disruptions caused by natural disasters, transportation delays, supplier failures, and sudden demand fluctuations, all of which can significantly impact inventory availability, delivery performance, and overall business continuity. Existing Digital Twin solutions largely focus on passive monitoring and visualization of supply chain operations, offering limited support for proactively predicting the impact of disruptions or recommending recovery actions, while most simulation studies consider only a single disruption type at a time rather than the combined effects that occur in real operating conditions. This project proposes </w:t>
      </w:r>
      <w:proofErr w:type="spellStart"/>
      <w:r>
        <w:t>GenTwin</w:t>
      </w:r>
      <w:proofErr w:type="spellEnd"/>
      <w:r>
        <w:t xml:space="preserve">, a Generative Digital Twin for Supply Chain Disruption Simulation and Resilience Planning, which combines Digital Twin technology with Generative AI to create a virtual model of a supply chain network and simulate realistic, varied disruption scenarios on demand. The system is organised into three modules: a Digital Twin development module that represents suppliers, warehouses, transportation routes, and customer demand as a connected network using </w:t>
      </w:r>
      <w:proofErr w:type="spellStart"/>
      <w:r>
        <w:t>NetworkX</w:t>
      </w:r>
      <w:proofErr w:type="spellEnd"/>
      <w:r>
        <w:t xml:space="preserve">; a Generative AI-based disruption simulation module that uses the Gemini API to generate supplier-failure, transportation-delay, and demand-fluctuation scenarios and estimate their impact on cost, delivery time, and inventory; and a resilience planning module that applies Dijkstra's algorithm and optimisation techniques to recommend alternative suppliers, transportation routes, and inventory adjustments. Results are presented through an interactive </w:t>
      </w:r>
      <w:proofErr w:type="spellStart"/>
      <w:r>
        <w:t>Streamlit</w:t>
      </w:r>
      <w:proofErr w:type="spellEnd"/>
      <w:r>
        <w:t xml:space="preserve"> dashboard supported by a SQLite backend, allowing stakeholders to view simulated disruptions, associated risk scores, and recommended recovery strategies in one place. The prototype demonstrates that combining generative scenario modelling with graph-based route optimisation on a digital twin can move supply chain planning from reactive response toward proactive, data-informed decision-making. By enabling organisations to test recovery strategies against a range of generated disruption scenarios before they occur in practice, the proposed system contributes a practical, extensible approach to improving supply chain resilience and reducing operational risk in dynamic environments.</w:t>
      </w:r>
    </w:p>
    <w:p w14:paraId="4C232CA1" w14:textId="77777777" w:rsidR="00EE6D91" w:rsidRDefault="00EE6D91" w:rsidP="00730191">
      <w:pPr>
        <w:spacing w:after="200"/>
      </w:pPr>
    </w:p>
    <w:p w14:paraId="7C73E923" w14:textId="77777777" w:rsidR="00EE6D91" w:rsidRDefault="00000000" w:rsidP="00730191">
      <w:pPr>
        <w:spacing w:after="160" w:line="300" w:lineRule="auto"/>
      </w:pPr>
      <w:r>
        <w:rPr>
          <w:b/>
          <w:bCs/>
        </w:rPr>
        <w:t>Keywords: Digital Twin; Generative AI; Supply Chain Resilience; Disruption Simulation; Risk Assessment; Decision Support</w:t>
      </w:r>
    </w:p>
    <w:p w14:paraId="05C3DCF4" w14:textId="77777777" w:rsidR="00EE6D91" w:rsidRDefault="00000000" w:rsidP="00730191">
      <w:r>
        <w:br w:type="page"/>
      </w:r>
    </w:p>
    <w:p w14:paraId="46002C38" w14:textId="77777777" w:rsidR="00EE6D91" w:rsidRDefault="00000000">
      <w:pPr>
        <w:spacing w:before="100" w:after="300"/>
        <w:jc w:val="center"/>
      </w:pPr>
      <w:r>
        <w:rPr>
          <w:b/>
          <w:bCs/>
          <w:sz w:val="40"/>
          <w:szCs w:val="40"/>
        </w:rPr>
        <w:lastRenderedPageBreak/>
        <w:t>TABLE OF CONTENTS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19"/>
        <w:gridCol w:w="7358"/>
        <w:gridCol w:w="949"/>
      </w:tblGrid>
      <w:tr w:rsidR="00EE6D91" w14:paraId="63EBEA00" w14:textId="77777777">
        <w:trPr>
          <w:tblHeader/>
        </w:trPr>
        <w:tc>
          <w:tcPr>
            <w:tcW w:w="0" w:type="auto"/>
            <w:shd w:val="clear" w:color="auto" w:fill="D9D9D9"/>
            <w:tcMar>
              <w:top w:w="80" w:type="dxa"/>
              <w:left w:w="100" w:type="dxa"/>
              <w:bottom w:w="80" w:type="dxa"/>
              <w:right w:w="100" w:type="dxa"/>
            </w:tcMar>
            <w:vAlign w:val="center"/>
          </w:tcPr>
          <w:p w14:paraId="0FAD474C" w14:textId="77777777" w:rsidR="00EE6D91" w:rsidRDefault="00000000">
            <w:pPr>
              <w:jc w:val="center"/>
            </w:pPr>
            <w:r>
              <w:rPr>
                <w:rFonts w:ascii="Arial" w:eastAsia="Arial" w:hAnsi="Arial" w:cs="Arial"/>
                <w:b/>
                <w:bCs/>
                <w:sz w:val="20"/>
                <w:szCs w:val="20"/>
              </w:rPr>
              <w:t>Sl. No</w:t>
            </w:r>
          </w:p>
        </w:tc>
        <w:tc>
          <w:tcPr>
            <w:tcW w:w="0" w:type="auto"/>
            <w:shd w:val="clear" w:color="auto" w:fill="D9D9D9"/>
            <w:tcMar>
              <w:top w:w="80" w:type="dxa"/>
              <w:left w:w="100" w:type="dxa"/>
              <w:bottom w:w="80" w:type="dxa"/>
              <w:right w:w="100" w:type="dxa"/>
            </w:tcMar>
            <w:vAlign w:val="center"/>
          </w:tcPr>
          <w:p w14:paraId="0594F81E" w14:textId="77777777" w:rsidR="00EE6D91" w:rsidRDefault="00000000">
            <w:pPr>
              <w:jc w:val="center"/>
            </w:pPr>
            <w:r>
              <w:rPr>
                <w:rFonts w:ascii="Arial" w:eastAsia="Arial" w:hAnsi="Arial" w:cs="Arial"/>
                <w:b/>
                <w:bCs/>
                <w:sz w:val="20"/>
                <w:szCs w:val="20"/>
              </w:rPr>
              <w:t>Title</w:t>
            </w:r>
          </w:p>
        </w:tc>
        <w:tc>
          <w:tcPr>
            <w:tcW w:w="0" w:type="auto"/>
            <w:shd w:val="clear" w:color="auto" w:fill="D9D9D9"/>
            <w:tcMar>
              <w:top w:w="80" w:type="dxa"/>
              <w:left w:w="100" w:type="dxa"/>
              <w:bottom w:w="80" w:type="dxa"/>
              <w:right w:w="100" w:type="dxa"/>
            </w:tcMar>
            <w:vAlign w:val="center"/>
          </w:tcPr>
          <w:p w14:paraId="3EFF51A5" w14:textId="77777777" w:rsidR="00EE6D91" w:rsidRDefault="00000000">
            <w:pPr>
              <w:jc w:val="center"/>
            </w:pPr>
            <w:r>
              <w:rPr>
                <w:rFonts w:ascii="Arial" w:eastAsia="Arial" w:hAnsi="Arial" w:cs="Arial"/>
                <w:b/>
                <w:bCs/>
                <w:sz w:val="20"/>
                <w:szCs w:val="20"/>
              </w:rPr>
              <w:t>Page No</w:t>
            </w:r>
          </w:p>
        </w:tc>
      </w:tr>
      <w:tr w:rsidR="00EE6D91" w14:paraId="065489AE" w14:textId="77777777">
        <w:tc>
          <w:tcPr>
            <w:tcW w:w="0" w:type="auto"/>
            <w:tcMar>
              <w:top w:w="80" w:type="dxa"/>
              <w:left w:w="100" w:type="dxa"/>
              <w:bottom w:w="80" w:type="dxa"/>
              <w:right w:w="100" w:type="dxa"/>
            </w:tcMar>
            <w:vAlign w:val="center"/>
          </w:tcPr>
          <w:p w14:paraId="6C7CF1A4" w14:textId="77777777" w:rsidR="00EE6D91" w:rsidRDefault="00000000">
            <w:proofErr w:type="spellStart"/>
            <w:r>
              <w:rPr>
                <w:rFonts w:ascii="Arial" w:eastAsia="Arial" w:hAnsi="Arial" w:cs="Arial"/>
                <w:sz w:val="20"/>
                <w:szCs w:val="20"/>
              </w:rPr>
              <w:t>i</w:t>
            </w:r>
            <w:proofErr w:type="spellEnd"/>
          </w:p>
        </w:tc>
        <w:tc>
          <w:tcPr>
            <w:tcW w:w="0" w:type="auto"/>
            <w:tcMar>
              <w:top w:w="80" w:type="dxa"/>
              <w:left w:w="100" w:type="dxa"/>
              <w:bottom w:w="80" w:type="dxa"/>
              <w:right w:w="100" w:type="dxa"/>
            </w:tcMar>
            <w:vAlign w:val="center"/>
          </w:tcPr>
          <w:p w14:paraId="104F1326" w14:textId="77777777" w:rsidR="00EE6D91" w:rsidRDefault="00000000">
            <w:r>
              <w:rPr>
                <w:rFonts w:ascii="Arial" w:eastAsia="Arial" w:hAnsi="Arial" w:cs="Arial"/>
                <w:sz w:val="20"/>
                <w:szCs w:val="20"/>
              </w:rPr>
              <w:t>BONAFIDE CERTIFICATE</w:t>
            </w:r>
          </w:p>
        </w:tc>
        <w:tc>
          <w:tcPr>
            <w:tcW w:w="0" w:type="auto"/>
            <w:tcMar>
              <w:top w:w="80" w:type="dxa"/>
              <w:left w:w="100" w:type="dxa"/>
              <w:bottom w:w="80" w:type="dxa"/>
              <w:right w:w="100" w:type="dxa"/>
            </w:tcMar>
            <w:vAlign w:val="center"/>
          </w:tcPr>
          <w:p w14:paraId="449E41F1" w14:textId="77777777" w:rsidR="00EE6D91" w:rsidRDefault="00000000">
            <w:r>
              <w:rPr>
                <w:rFonts w:ascii="Arial" w:eastAsia="Arial" w:hAnsi="Arial" w:cs="Arial"/>
                <w:sz w:val="20"/>
                <w:szCs w:val="20"/>
              </w:rPr>
              <w:t>ii</w:t>
            </w:r>
          </w:p>
        </w:tc>
      </w:tr>
      <w:tr w:rsidR="00EE6D91" w14:paraId="3DC32250" w14:textId="77777777">
        <w:tc>
          <w:tcPr>
            <w:tcW w:w="0" w:type="auto"/>
            <w:tcMar>
              <w:top w:w="80" w:type="dxa"/>
              <w:left w:w="100" w:type="dxa"/>
              <w:bottom w:w="80" w:type="dxa"/>
              <w:right w:w="100" w:type="dxa"/>
            </w:tcMar>
            <w:vAlign w:val="center"/>
          </w:tcPr>
          <w:p w14:paraId="7432847E" w14:textId="77777777" w:rsidR="00EE6D91" w:rsidRDefault="00000000">
            <w:r>
              <w:rPr>
                <w:rFonts w:ascii="Arial" w:eastAsia="Arial" w:hAnsi="Arial" w:cs="Arial"/>
                <w:sz w:val="20"/>
                <w:szCs w:val="20"/>
              </w:rPr>
              <w:t>ii</w:t>
            </w:r>
          </w:p>
        </w:tc>
        <w:tc>
          <w:tcPr>
            <w:tcW w:w="0" w:type="auto"/>
            <w:tcMar>
              <w:top w:w="80" w:type="dxa"/>
              <w:left w:w="100" w:type="dxa"/>
              <w:bottom w:w="80" w:type="dxa"/>
              <w:right w:w="100" w:type="dxa"/>
            </w:tcMar>
            <w:vAlign w:val="center"/>
          </w:tcPr>
          <w:p w14:paraId="5111BD06" w14:textId="77777777" w:rsidR="00EE6D91" w:rsidRDefault="00000000">
            <w:r>
              <w:rPr>
                <w:rFonts w:ascii="Arial" w:eastAsia="Arial" w:hAnsi="Arial" w:cs="Arial"/>
                <w:sz w:val="20"/>
                <w:szCs w:val="20"/>
              </w:rPr>
              <w:t>DECLARATION BY THE CANDIDATE</w:t>
            </w:r>
          </w:p>
        </w:tc>
        <w:tc>
          <w:tcPr>
            <w:tcW w:w="0" w:type="auto"/>
            <w:tcMar>
              <w:top w:w="80" w:type="dxa"/>
              <w:left w:w="100" w:type="dxa"/>
              <w:bottom w:w="80" w:type="dxa"/>
              <w:right w:w="100" w:type="dxa"/>
            </w:tcMar>
            <w:vAlign w:val="center"/>
          </w:tcPr>
          <w:p w14:paraId="308D74B5" w14:textId="77777777" w:rsidR="00EE6D91" w:rsidRDefault="00000000">
            <w:r>
              <w:rPr>
                <w:rFonts w:ascii="Arial" w:eastAsia="Arial" w:hAnsi="Arial" w:cs="Arial"/>
                <w:sz w:val="20"/>
                <w:szCs w:val="20"/>
              </w:rPr>
              <w:t>iii</w:t>
            </w:r>
          </w:p>
        </w:tc>
      </w:tr>
      <w:tr w:rsidR="00EE6D91" w14:paraId="6E1CB70A" w14:textId="77777777">
        <w:tc>
          <w:tcPr>
            <w:tcW w:w="0" w:type="auto"/>
            <w:tcMar>
              <w:top w:w="80" w:type="dxa"/>
              <w:left w:w="100" w:type="dxa"/>
              <w:bottom w:w="80" w:type="dxa"/>
              <w:right w:w="100" w:type="dxa"/>
            </w:tcMar>
            <w:vAlign w:val="center"/>
          </w:tcPr>
          <w:p w14:paraId="020839BF" w14:textId="77777777" w:rsidR="00EE6D91" w:rsidRDefault="00000000">
            <w:r>
              <w:rPr>
                <w:rFonts w:ascii="Arial" w:eastAsia="Arial" w:hAnsi="Arial" w:cs="Arial"/>
                <w:sz w:val="20"/>
                <w:szCs w:val="20"/>
              </w:rPr>
              <w:t>iii</w:t>
            </w:r>
          </w:p>
        </w:tc>
        <w:tc>
          <w:tcPr>
            <w:tcW w:w="0" w:type="auto"/>
            <w:tcMar>
              <w:top w:w="80" w:type="dxa"/>
              <w:left w:w="100" w:type="dxa"/>
              <w:bottom w:w="80" w:type="dxa"/>
              <w:right w:w="100" w:type="dxa"/>
            </w:tcMar>
            <w:vAlign w:val="center"/>
          </w:tcPr>
          <w:p w14:paraId="109C1055" w14:textId="77777777" w:rsidR="00EE6D91" w:rsidRDefault="00000000">
            <w:r>
              <w:rPr>
                <w:rFonts w:ascii="Arial" w:eastAsia="Arial" w:hAnsi="Arial" w:cs="Arial"/>
                <w:sz w:val="20"/>
                <w:szCs w:val="20"/>
              </w:rPr>
              <w:t>INDIVIDUAL CONTRIBUTION STATEMENT</w:t>
            </w:r>
          </w:p>
        </w:tc>
        <w:tc>
          <w:tcPr>
            <w:tcW w:w="0" w:type="auto"/>
            <w:tcMar>
              <w:top w:w="80" w:type="dxa"/>
              <w:left w:w="100" w:type="dxa"/>
              <w:bottom w:w="80" w:type="dxa"/>
              <w:right w:w="100" w:type="dxa"/>
            </w:tcMar>
            <w:vAlign w:val="center"/>
          </w:tcPr>
          <w:p w14:paraId="4E2B4C58" w14:textId="77777777" w:rsidR="00EE6D91" w:rsidRDefault="00000000">
            <w:r>
              <w:rPr>
                <w:rFonts w:ascii="Arial" w:eastAsia="Arial" w:hAnsi="Arial" w:cs="Arial"/>
                <w:sz w:val="20"/>
                <w:szCs w:val="20"/>
              </w:rPr>
              <w:t>iv</w:t>
            </w:r>
          </w:p>
        </w:tc>
      </w:tr>
      <w:tr w:rsidR="00EE6D91" w14:paraId="0A4F7491" w14:textId="77777777">
        <w:tc>
          <w:tcPr>
            <w:tcW w:w="0" w:type="auto"/>
            <w:tcMar>
              <w:top w:w="80" w:type="dxa"/>
              <w:left w:w="100" w:type="dxa"/>
              <w:bottom w:w="80" w:type="dxa"/>
              <w:right w:w="100" w:type="dxa"/>
            </w:tcMar>
            <w:vAlign w:val="center"/>
          </w:tcPr>
          <w:p w14:paraId="5EA6EA20" w14:textId="77777777" w:rsidR="00EE6D91" w:rsidRDefault="00000000">
            <w:r>
              <w:rPr>
                <w:rFonts w:ascii="Arial" w:eastAsia="Arial" w:hAnsi="Arial" w:cs="Arial"/>
                <w:sz w:val="20"/>
                <w:szCs w:val="20"/>
              </w:rPr>
              <w:t>iv</w:t>
            </w:r>
          </w:p>
        </w:tc>
        <w:tc>
          <w:tcPr>
            <w:tcW w:w="0" w:type="auto"/>
            <w:tcMar>
              <w:top w:w="80" w:type="dxa"/>
              <w:left w:w="100" w:type="dxa"/>
              <w:bottom w:w="80" w:type="dxa"/>
              <w:right w:w="100" w:type="dxa"/>
            </w:tcMar>
            <w:vAlign w:val="center"/>
          </w:tcPr>
          <w:p w14:paraId="4470B241" w14:textId="77777777" w:rsidR="00EE6D91" w:rsidRDefault="00000000">
            <w:r>
              <w:rPr>
                <w:rFonts w:ascii="Arial" w:eastAsia="Arial" w:hAnsi="Arial" w:cs="Arial"/>
                <w:sz w:val="20"/>
                <w:szCs w:val="20"/>
              </w:rPr>
              <w:t>ABSTRACT</w:t>
            </w:r>
          </w:p>
        </w:tc>
        <w:tc>
          <w:tcPr>
            <w:tcW w:w="0" w:type="auto"/>
            <w:tcMar>
              <w:top w:w="80" w:type="dxa"/>
              <w:left w:w="100" w:type="dxa"/>
              <w:bottom w:w="80" w:type="dxa"/>
              <w:right w:w="100" w:type="dxa"/>
            </w:tcMar>
            <w:vAlign w:val="center"/>
          </w:tcPr>
          <w:p w14:paraId="32733F48" w14:textId="77777777" w:rsidR="00EE6D91" w:rsidRDefault="00000000">
            <w:r>
              <w:rPr>
                <w:rFonts w:ascii="Arial" w:eastAsia="Arial" w:hAnsi="Arial" w:cs="Arial"/>
                <w:sz w:val="20"/>
                <w:szCs w:val="20"/>
              </w:rPr>
              <w:t>v</w:t>
            </w:r>
          </w:p>
        </w:tc>
      </w:tr>
      <w:tr w:rsidR="00EE6D91" w14:paraId="7363291B" w14:textId="77777777">
        <w:tc>
          <w:tcPr>
            <w:tcW w:w="0" w:type="auto"/>
            <w:tcMar>
              <w:top w:w="80" w:type="dxa"/>
              <w:left w:w="100" w:type="dxa"/>
              <w:bottom w:w="80" w:type="dxa"/>
              <w:right w:w="100" w:type="dxa"/>
            </w:tcMar>
            <w:vAlign w:val="center"/>
          </w:tcPr>
          <w:p w14:paraId="25379620" w14:textId="77777777" w:rsidR="00EE6D91" w:rsidRDefault="00000000">
            <w:r>
              <w:rPr>
                <w:rFonts w:ascii="Arial" w:eastAsia="Arial" w:hAnsi="Arial" w:cs="Arial"/>
                <w:sz w:val="20"/>
                <w:szCs w:val="20"/>
              </w:rPr>
              <w:t>v</w:t>
            </w:r>
          </w:p>
        </w:tc>
        <w:tc>
          <w:tcPr>
            <w:tcW w:w="0" w:type="auto"/>
            <w:tcMar>
              <w:top w:w="80" w:type="dxa"/>
              <w:left w:w="100" w:type="dxa"/>
              <w:bottom w:w="80" w:type="dxa"/>
              <w:right w:w="100" w:type="dxa"/>
            </w:tcMar>
            <w:vAlign w:val="center"/>
          </w:tcPr>
          <w:p w14:paraId="60870CFC" w14:textId="77777777" w:rsidR="00EE6D91" w:rsidRDefault="00000000">
            <w:r>
              <w:rPr>
                <w:rFonts w:ascii="Arial" w:eastAsia="Arial" w:hAnsi="Arial" w:cs="Arial"/>
                <w:sz w:val="20"/>
                <w:szCs w:val="20"/>
              </w:rPr>
              <w:t>LIST OF FIGURES</w:t>
            </w:r>
          </w:p>
        </w:tc>
        <w:tc>
          <w:tcPr>
            <w:tcW w:w="0" w:type="auto"/>
            <w:tcMar>
              <w:top w:w="80" w:type="dxa"/>
              <w:left w:w="100" w:type="dxa"/>
              <w:bottom w:w="80" w:type="dxa"/>
              <w:right w:w="100" w:type="dxa"/>
            </w:tcMar>
            <w:vAlign w:val="center"/>
          </w:tcPr>
          <w:p w14:paraId="380A04B3" w14:textId="77777777" w:rsidR="00EE6D91" w:rsidRDefault="00000000">
            <w:r>
              <w:rPr>
                <w:rFonts w:ascii="Arial" w:eastAsia="Arial" w:hAnsi="Arial" w:cs="Arial"/>
                <w:sz w:val="20"/>
                <w:szCs w:val="20"/>
              </w:rPr>
              <w:t>vi</w:t>
            </w:r>
          </w:p>
        </w:tc>
      </w:tr>
      <w:tr w:rsidR="00EE6D91" w14:paraId="6A580087" w14:textId="77777777">
        <w:tc>
          <w:tcPr>
            <w:tcW w:w="0" w:type="auto"/>
            <w:tcMar>
              <w:top w:w="80" w:type="dxa"/>
              <w:left w:w="100" w:type="dxa"/>
              <w:bottom w:w="80" w:type="dxa"/>
              <w:right w:w="100" w:type="dxa"/>
            </w:tcMar>
            <w:vAlign w:val="center"/>
          </w:tcPr>
          <w:p w14:paraId="3E2CE818" w14:textId="77777777" w:rsidR="00EE6D91" w:rsidRDefault="00000000">
            <w:r>
              <w:rPr>
                <w:rFonts w:ascii="Arial" w:eastAsia="Arial" w:hAnsi="Arial" w:cs="Arial"/>
                <w:sz w:val="20"/>
                <w:szCs w:val="20"/>
              </w:rPr>
              <w:t>vi</w:t>
            </w:r>
          </w:p>
        </w:tc>
        <w:tc>
          <w:tcPr>
            <w:tcW w:w="0" w:type="auto"/>
            <w:tcMar>
              <w:top w:w="80" w:type="dxa"/>
              <w:left w:w="100" w:type="dxa"/>
              <w:bottom w:w="80" w:type="dxa"/>
              <w:right w:w="100" w:type="dxa"/>
            </w:tcMar>
            <w:vAlign w:val="center"/>
          </w:tcPr>
          <w:p w14:paraId="5BD0C126" w14:textId="77777777" w:rsidR="00EE6D91" w:rsidRDefault="00000000">
            <w:r>
              <w:rPr>
                <w:rFonts w:ascii="Arial" w:eastAsia="Arial" w:hAnsi="Arial" w:cs="Arial"/>
                <w:sz w:val="20"/>
                <w:szCs w:val="20"/>
              </w:rPr>
              <w:t>LIST OF TABLES</w:t>
            </w:r>
          </w:p>
        </w:tc>
        <w:tc>
          <w:tcPr>
            <w:tcW w:w="0" w:type="auto"/>
            <w:tcMar>
              <w:top w:w="80" w:type="dxa"/>
              <w:left w:w="100" w:type="dxa"/>
              <w:bottom w:w="80" w:type="dxa"/>
              <w:right w:w="100" w:type="dxa"/>
            </w:tcMar>
            <w:vAlign w:val="center"/>
          </w:tcPr>
          <w:p w14:paraId="728EC63D" w14:textId="77777777" w:rsidR="00EE6D91" w:rsidRDefault="00000000">
            <w:r>
              <w:rPr>
                <w:rFonts w:ascii="Arial" w:eastAsia="Arial" w:hAnsi="Arial" w:cs="Arial"/>
                <w:sz w:val="20"/>
                <w:szCs w:val="20"/>
              </w:rPr>
              <w:t>vii</w:t>
            </w:r>
          </w:p>
        </w:tc>
      </w:tr>
      <w:tr w:rsidR="00EE6D91" w14:paraId="6D82CE01" w14:textId="77777777">
        <w:tc>
          <w:tcPr>
            <w:tcW w:w="0" w:type="auto"/>
            <w:tcMar>
              <w:top w:w="80" w:type="dxa"/>
              <w:left w:w="100" w:type="dxa"/>
              <w:bottom w:w="80" w:type="dxa"/>
              <w:right w:w="100" w:type="dxa"/>
            </w:tcMar>
            <w:vAlign w:val="center"/>
          </w:tcPr>
          <w:p w14:paraId="4D192A50" w14:textId="77777777" w:rsidR="00EE6D91" w:rsidRDefault="00000000">
            <w:r>
              <w:rPr>
                <w:rFonts w:ascii="Arial" w:eastAsia="Arial" w:hAnsi="Arial" w:cs="Arial"/>
                <w:sz w:val="20"/>
                <w:szCs w:val="20"/>
              </w:rPr>
              <w:t>vii</w:t>
            </w:r>
          </w:p>
        </w:tc>
        <w:tc>
          <w:tcPr>
            <w:tcW w:w="0" w:type="auto"/>
            <w:tcMar>
              <w:top w:w="80" w:type="dxa"/>
              <w:left w:w="100" w:type="dxa"/>
              <w:bottom w:w="80" w:type="dxa"/>
              <w:right w:w="100" w:type="dxa"/>
            </w:tcMar>
            <w:vAlign w:val="center"/>
          </w:tcPr>
          <w:p w14:paraId="59790EC9" w14:textId="77777777" w:rsidR="00EE6D91" w:rsidRDefault="00000000">
            <w:r>
              <w:rPr>
                <w:rFonts w:ascii="Arial" w:eastAsia="Arial" w:hAnsi="Arial" w:cs="Arial"/>
                <w:sz w:val="20"/>
                <w:szCs w:val="20"/>
              </w:rPr>
              <w:t>LIST OF ABBREVIATIONS</w:t>
            </w:r>
          </w:p>
        </w:tc>
        <w:tc>
          <w:tcPr>
            <w:tcW w:w="0" w:type="auto"/>
            <w:tcMar>
              <w:top w:w="80" w:type="dxa"/>
              <w:left w:w="100" w:type="dxa"/>
              <w:bottom w:w="80" w:type="dxa"/>
              <w:right w:w="100" w:type="dxa"/>
            </w:tcMar>
            <w:vAlign w:val="center"/>
          </w:tcPr>
          <w:p w14:paraId="1439190D" w14:textId="77777777" w:rsidR="00EE6D91" w:rsidRDefault="00000000">
            <w:r>
              <w:rPr>
                <w:rFonts w:ascii="Arial" w:eastAsia="Arial" w:hAnsi="Arial" w:cs="Arial"/>
                <w:sz w:val="20"/>
                <w:szCs w:val="20"/>
              </w:rPr>
              <w:t>viii</w:t>
            </w:r>
          </w:p>
        </w:tc>
      </w:tr>
      <w:tr w:rsidR="00EE6D91" w14:paraId="573A3BD8" w14:textId="77777777">
        <w:tc>
          <w:tcPr>
            <w:tcW w:w="0" w:type="auto"/>
            <w:tcMar>
              <w:top w:w="80" w:type="dxa"/>
              <w:left w:w="100" w:type="dxa"/>
              <w:bottom w:w="80" w:type="dxa"/>
              <w:right w:w="100" w:type="dxa"/>
            </w:tcMar>
            <w:vAlign w:val="center"/>
          </w:tcPr>
          <w:p w14:paraId="4E25E4BD" w14:textId="77777777" w:rsidR="00EE6D91" w:rsidRDefault="00000000">
            <w:r>
              <w:rPr>
                <w:rFonts w:ascii="Arial" w:eastAsia="Arial" w:hAnsi="Arial" w:cs="Arial"/>
                <w:sz w:val="20"/>
                <w:szCs w:val="20"/>
              </w:rPr>
              <w:t>1</w:t>
            </w:r>
          </w:p>
        </w:tc>
        <w:tc>
          <w:tcPr>
            <w:tcW w:w="0" w:type="auto"/>
            <w:tcMar>
              <w:top w:w="80" w:type="dxa"/>
              <w:left w:w="100" w:type="dxa"/>
              <w:bottom w:w="80" w:type="dxa"/>
              <w:right w:w="100" w:type="dxa"/>
            </w:tcMar>
            <w:vAlign w:val="center"/>
          </w:tcPr>
          <w:p w14:paraId="1EC5018D" w14:textId="77777777" w:rsidR="00EE6D91" w:rsidRDefault="00000000">
            <w:r>
              <w:rPr>
                <w:rFonts w:ascii="Arial" w:eastAsia="Arial" w:hAnsi="Arial" w:cs="Arial"/>
                <w:sz w:val="20"/>
                <w:szCs w:val="20"/>
              </w:rPr>
              <w:t>CHAPTER 1: Introduction</w:t>
            </w:r>
          </w:p>
        </w:tc>
        <w:tc>
          <w:tcPr>
            <w:tcW w:w="0" w:type="auto"/>
            <w:tcMar>
              <w:top w:w="80" w:type="dxa"/>
              <w:left w:w="100" w:type="dxa"/>
              <w:bottom w:w="80" w:type="dxa"/>
              <w:right w:w="100" w:type="dxa"/>
            </w:tcMar>
            <w:vAlign w:val="center"/>
          </w:tcPr>
          <w:p w14:paraId="06D93E5D" w14:textId="77777777" w:rsidR="00EE6D91" w:rsidRDefault="00000000">
            <w:r>
              <w:rPr>
                <w:rFonts w:ascii="Arial" w:eastAsia="Arial" w:hAnsi="Arial" w:cs="Arial"/>
                <w:sz w:val="20"/>
                <w:szCs w:val="20"/>
              </w:rPr>
              <w:t>1</w:t>
            </w:r>
          </w:p>
        </w:tc>
      </w:tr>
      <w:tr w:rsidR="00EE6D91" w14:paraId="3B1D76C7" w14:textId="77777777">
        <w:tc>
          <w:tcPr>
            <w:tcW w:w="0" w:type="auto"/>
            <w:tcMar>
              <w:top w:w="80" w:type="dxa"/>
              <w:left w:w="100" w:type="dxa"/>
              <w:bottom w:w="80" w:type="dxa"/>
              <w:right w:w="100" w:type="dxa"/>
            </w:tcMar>
            <w:vAlign w:val="center"/>
          </w:tcPr>
          <w:p w14:paraId="7016A0F0" w14:textId="77777777" w:rsidR="00EE6D91" w:rsidRDefault="00000000">
            <w:r>
              <w:rPr>
                <w:rFonts w:ascii="Arial" w:eastAsia="Arial" w:hAnsi="Arial" w:cs="Arial"/>
                <w:sz w:val="20"/>
                <w:szCs w:val="20"/>
              </w:rPr>
              <w:t>2</w:t>
            </w:r>
          </w:p>
        </w:tc>
        <w:tc>
          <w:tcPr>
            <w:tcW w:w="0" w:type="auto"/>
            <w:tcMar>
              <w:top w:w="80" w:type="dxa"/>
              <w:left w:w="100" w:type="dxa"/>
              <w:bottom w:w="80" w:type="dxa"/>
              <w:right w:w="100" w:type="dxa"/>
            </w:tcMar>
            <w:vAlign w:val="center"/>
          </w:tcPr>
          <w:p w14:paraId="2F28FE5D" w14:textId="77777777" w:rsidR="00EE6D91" w:rsidRDefault="00000000">
            <w:r>
              <w:rPr>
                <w:rFonts w:ascii="Arial" w:eastAsia="Arial" w:hAnsi="Arial" w:cs="Arial"/>
                <w:sz w:val="20"/>
                <w:szCs w:val="20"/>
              </w:rPr>
              <w:t>CHAPTER 2: Literature Review</w:t>
            </w:r>
          </w:p>
        </w:tc>
        <w:tc>
          <w:tcPr>
            <w:tcW w:w="0" w:type="auto"/>
            <w:tcMar>
              <w:top w:w="80" w:type="dxa"/>
              <w:left w:w="100" w:type="dxa"/>
              <w:bottom w:w="80" w:type="dxa"/>
              <w:right w:w="100" w:type="dxa"/>
            </w:tcMar>
            <w:vAlign w:val="center"/>
          </w:tcPr>
          <w:p w14:paraId="52B31445" w14:textId="77777777" w:rsidR="00EE6D91" w:rsidRDefault="00000000">
            <w:r>
              <w:rPr>
                <w:rFonts w:ascii="Arial" w:eastAsia="Arial" w:hAnsi="Arial" w:cs="Arial"/>
                <w:sz w:val="20"/>
                <w:szCs w:val="20"/>
              </w:rPr>
              <w:t>4</w:t>
            </w:r>
          </w:p>
        </w:tc>
      </w:tr>
      <w:tr w:rsidR="00EE6D91" w14:paraId="3424E012" w14:textId="77777777">
        <w:tc>
          <w:tcPr>
            <w:tcW w:w="0" w:type="auto"/>
            <w:tcMar>
              <w:top w:w="80" w:type="dxa"/>
              <w:left w:w="100" w:type="dxa"/>
              <w:bottom w:w="80" w:type="dxa"/>
              <w:right w:w="100" w:type="dxa"/>
            </w:tcMar>
            <w:vAlign w:val="center"/>
          </w:tcPr>
          <w:p w14:paraId="746296B8" w14:textId="77777777" w:rsidR="00EE6D91" w:rsidRDefault="00000000">
            <w:r>
              <w:rPr>
                <w:rFonts w:ascii="Arial" w:eastAsia="Arial" w:hAnsi="Arial" w:cs="Arial"/>
                <w:sz w:val="20"/>
                <w:szCs w:val="20"/>
              </w:rPr>
              <w:t>3</w:t>
            </w:r>
          </w:p>
        </w:tc>
        <w:tc>
          <w:tcPr>
            <w:tcW w:w="0" w:type="auto"/>
            <w:tcMar>
              <w:top w:w="80" w:type="dxa"/>
              <w:left w:w="100" w:type="dxa"/>
              <w:bottom w:w="80" w:type="dxa"/>
              <w:right w:w="100" w:type="dxa"/>
            </w:tcMar>
            <w:vAlign w:val="center"/>
          </w:tcPr>
          <w:p w14:paraId="053CF64D" w14:textId="77777777" w:rsidR="00EE6D91" w:rsidRDefault="00000000">
            <w:r>
              <w:rPr>
                <w:rFonts w:ascii="Arial" w:eastAsia="Arial" w:hAnsi="Arial" w:cs="Arial"/>
                <w:sz w:val="20"/>
                <w:szCs w:val="20"/>
              </w:rPr>
              <w:t>CHAPTER 3: Engineering Design &amp; Trade-offs, Sustainability, Ethics, Safety, Risk &amp; Security</w:t>
            </w:r>
          </w:p>
        </w:tc>
        <w:tc>
          <w:tcPr>
            <w:tcW w:w="0" w:type="auto"/>
            <w:tcMar>
              <w:top w:w="80" w:type="dxa"/>
              <w:left w:w="100" w:type="dxa"/>
              <w:bottom w:w="80" w:type="dxa"/>
              <w:right w:w="100" w:type="dxa"/>
            </w:tcMar>
            <w:vAlign w:val="center"/>
          </w:tcPr>
          <w:p w14:paraId="0EC1995B" w14:textId="77777777" w:rsidR="00EE6D91" w:rsidRDefault="00000000">
            <w:r>
              <w:rPr>
                <w:rFonts w:ascii="Arial" w:eastAsia="Arial" w:hAnsi="Arial" w:cs="Arial"/>
                <w:sz w:val="20"/>
                <w:szCs w:val="20"/>
              </w:rPr>
              <w:t>7</w:t>
            </w:r>
          </w:p>
        </w:tc>
      </w:tr>
      <w:tr w:rsidR="00EE6D91" w14:paraId="24BC0117" w14:textId="77777777">
        <w:tc>
          <w:tcPr>
            <w:tcW w:w="0" w:type="auto"/>
            <w:tcMar>
              <w:top w:w="80" w:type="dxa"/>
              <w:left w:w="100" w:type="dxa"/>
              <w:bottom w:w="80" w:type="dxa"/>
              <w:right w:w="100" w:type="dxa"/>
            </w:tcMar>
            <w:vAlign w:val="center"/>
          </w:tcPr>
          <w:p w14:paraId="05B4EC3B" w14:textId="77777777" w:rsidR="00EE6D91" w:rsidRDefault="00000000">
            <w:r>
              <w:rPr>
                <w:rFonts w:ascii="Arial" w:eastAsia="Arial" w:hAnsi="Arial" w:cs="Arial"/>
                <w:sz w:val="20"/>
                <w:szCs w:val="20"/>
              </w:rPr>
              <w:t>4</w:t>
            </w:r>
          </w:p>
        </w:tc>
        <w:tc>
          <w:tcPr>
            <w:tcW w:w="0" w:type="auto"/>
            <w:tcMar>
              <w:top w:w="80" w:type="dxa"/>
              <w:left w:w="100" w:type="dxa"/>
              <w:bottom w:w="80" w:type="dxa"/>
              <w:right w:w="100" w:type="dxa"/>
            </w:tcMar>
            <w:vAlign w:val="center"/>
          </w:tcPr>
          <w:p w14:paraId="08D7572C" w14:textId="77777777" w:rsidR="00EE6D91" w:rsidRDefault="00000000">
            <w:r>
              <w:rPr>
                <w:rFonts w:ascii="Arial" w:eastAsia="Arial" w:hAnsi="Arial" w:cs="Arial"/>
                <w:sz w:val="20"/>
                <w:szCs w:val="20"/>
              </w:rPr>
              <w:t>CHAPTER 4: Implementation, Testing &amp; Results, Project Management</w:t>
            </w:r>
          </w:p>
        </w:tc>
        <w:tc>
          <w:tcPr>
            <w:tcW w:w="0" w:type="auto"/>
            <w:tcMar>
              <w:top w:w="80" w:type="dxa"/>
              <w:left w:w="100" w:type="dxa"/>
              <w:bottom w:w="80" w:type="dxa"/>
              <w:right w:w="100" w:type="dxa"/>
            </w:tcMar>
            <w:vAlign w:val="center"/>
          </w:tcPr>
          <w:p w14:paraId="4837EE41" w14:textId="77777777" w:rsidR="00EE6D91" w:rsidRDefault="00000000">
            <w:r>
              <w:rPr>
                <w:rFonts w:ascii="Arial" w:eastAsia="Arial" w:hAnsi="Arial" w:cs="Arial"/>
                <w:sz w:val="20"/>
                <w:szCs w:val="20"/>
              </w:rPr>
              <w:t>12</w:t>
            </w:r>
          </w:p>
        </w:tc>
      </w:tr>
      <w:tr w:rsidR="00EE6D91" w14:paraId="4A1A2684" w14:textId="77777777">
        <w:tc>
          <w:tcPr>
            <w:tcW w:w="0" w:type="auto"/>
            <w:tcMar>
              <w:top w:w="80" w:type="dxa"/>
              <w:left w:w="100" w:type="dxa"/>
              <w:bottom w:w="80" w:type="dxa"/>
              <w:right w:w="100" w:type="dxa"/>
            </w:tcMar>
            <w:vAlign w:val="center"/>
          </w:tcPr>
          <w:p w14:paraId="5B82A226" w14:textId="77777777" w:rsidR="00EE6D91" w:rsidRDefault="00000000">
            <w:r>
              <w:rPr>
                <w:rFonts w:ascii="Arial" w:eastAsia="Arial" w:hAnsi="Arial" w:cs="Arial"/>
                <w:sz w:val="20"/>
                <w:szCs w:val="20"/>
              </w:rPr>
              <w:t>5</w:t>
            </w:r>
          </w:p>
        </w:tc>
        <w:tc>
          <w:tcPr>
            <w:tcW w:w="0" w:type="auto"/>
            <w:tcMar>
              <w:top w:w="80" w:type="dxa"/>
              <w:left w:w="100" w:type="dxa"/>
              <w:bottom w:w="80" w:type="dxa"/>
              <w:right w:w="100" w:type="dxa"/>
            </w:tcMar>
            <w:vAlign w:val="center"/>
          </w:tcPr>
          <w:p w14:paraId="3D9380FE" w14:textId="77777777" w:rsidR="00EE6D91" w:rsidRDefault="00000000">
            <w:r>
              <w:rPr>
                <w:rFonts w:ascii="Arial" w:eastAsia="Arial" w:hAnsi="Arial" w:cs="Arial"/>
                <w:sz w:val="20"/>
                <w:szCs w:val="20"/>
              </w:rPr>
              <w:t>CHAPTER 5: Conclusion &amp; Reflection</w:t>
            </w:r>
          </w:p>
        </w:tc>
        <w:tc>
          <w:tcPr>
            <w:tcW w:w="0" w:type="auto"/>
            <w:tcMar>
              <w:top w:w="80" w:type="dxa"/>
              <w:left w:w="100" w:type="dxa"/>
              <w:bottom w:w="80" w:type="dxa"/>
              <w:right w:w="100" w:type="dxa"/>
            </w:tcMar>
            <w:vAlign w:val="center"/>
          </w:tcPr>
          <w:p w14:paraId="5EC86D68" w14:textId="77777777" w:rsidR="00EE6D91" w:rsidRDefault="00000000">
            <w:r>
              <w:rPr>
                <w:rFonts w:ascii="Arial" w:eastAsia="Arial" w:hAnsi="Arial" w:cs="Arial"/>
                <w:sz w:val="20"/>
                <w:szCs w:val="20"/>
              </w:rPr>
              <w:t>17</w:t>
            </w:r>
          </w:p>
        </w:tc>
      </w:tr>
      <w:tr w:rsidR="00EE6D91" w14:paraId="391CFDBD" w14:textId="77777777">
        <w:tc>
          <w:tcPr>
            <w:tcW w:w="0" w:type="auto"/>
            <w:tcMar>
              <w:top w:w="80" w:type="dxa"/>
              <w:left w:w="100" w:type="dxa"/>
              <w:bottom w:w="80" w:type="dxa"/>
              <w:right w:w="100" w:type="dxa"/>
            </w:tcMar>
            <w:vAlign w:val="center"/>
          </w:tcPr>
          <w:p w14:paraId="684479D5" w14:textId="77777777" w:rsidR="00EE6D91" w:rsidRDefault="00EE6D91"/>
        </w:tc>
        <w:tc>
          <w:tcPr>
            <w:tcW w:w="0" w:type="auto"/>
            <w:tcMar>
              <w:top w:w="80" w:type="dxa"/>
              <w:left w:w="100" w:type="dxa"/>
              <w:bottom w:w="80" w:type="dxa"/>
              <w:right w:w="100" w:type="dxa"/>
            </w:tcMar>
            <w:vAlign w:val="center"/>
          </w:tcPr>
          <w:p w14:paraId="2602BF17" w14:textId="77777777" w:rsidR="00EE6D91" w:rsidRDefault="00000000">
            <w:r>
              <w:rPr>
                <w:rFonts w:ascii="Arial" w:eastAsia="Arial" w:hAnsi="Arial" w:cs="Arial"/>
                <w:sz w:val="20"/>
                <w:szCs w:val="20"/>
              </w:rPr>
              <w:t>References</w:t>
            </w:r>
          </w:p>
        </w:tc>
        <w:tc>
          <w:tcPr>
            <w:tcW w:w="0" w:type="auto"/>
            <w:tcMar>
              <w:top w:w="80" w:type="dxa"/>
              <w:left w:w="100" w:type="dxa"/>
              <w:bottom w:w="80" w:type="dxa"/>
              <w:right w:w="100" w:type="dxa"/>
            </w:tcMar>
            <w:vAlign w:val="center"/>
          </w:tcPr>
          <w:p w14:paraId="52699F9C" w14:textId="77777777" w:rsidR="00EE6D91" w:rsidRDefault="00000000">
            <w:r>
              <w:rPr>
                <w:rFonts w:ascii="Arial" w:eastAsia="Arial" w:hAnsi="Arial" w:cs="Arial"/>
                <w:sz w:val="20"/>
                <w:szCs w:val="20"/>
              </w:rPr>
              <w:t>19</w:t>
            </w:r>
          </w:p>
        </w:tc>
      </w:tr>
      <w:tr w:rsidR="00EE6D91" w14:paraId="38C181C1" w14:textId="77777777">
        <w:tc>
          <w:tcPr>
            <w:tcW w:w="0" w:type="auto"/>
            <w:tcMar>
              <w:top w:w="80" w:type="dxa"/>
              <w:left w:w="100" w:type="dxa"/>
              <w:bottom w:w="80" w:type="dxa"/>
              <w:right w:w="100" w:type="dxa"/>
            </w:tcMar>
            <w:vAlign w:val="center"/>
          </w:tcPr>
          <w:p w14:paraId="283EFBE0" w14:textId="77777777" w:rsidR="00EE6D91" w:rsidRDefault="00EE6D91"/>
        </w:tc>
        <w:tc>
          <w:tcPr>
            <w:tcW w:w="0" w:type="auto"/>
            <w:tcMar>
              <w:top w:w="80" w:type="dxa"/>
              <w:left w:w="100" w:type="dxa"/>
              <w:bottom w:w="80" w:type="dxa"/>
              <w:right w:w="100" w:type="dxa"/>
            </w:tcMar>
            <w:vAlign w:val="center"/>
          </w:tcPr>
          <w:p w14:paraId="13518D68" w14:textId="77777777" w:rsidR="00EE6D91" w:rsidRDefault="00000000">
            <w:r>
              <w:rPr>
                <w:rFonts w:ascii="Arial" w:eastAsia="Arial" w:hAnsi="Arial" w:cs="Arial"/>
                <w:sz w:val="20"/>
                <w:szCs w:val="20"/>
              </w:rPr>
              <w:t>Appendices</w:t>
            </w:r>
          </w:p>
        </w:tc>
        <w:tc>
          <w:tcPr>
            <w:tcW w:w="0" w:type="auto"/>
            <w:tcMar>
              <w:top w:w="80" w:type="dxa"/>
              <w:left w:w="100" w:type="dxa"/>
              <w:bottom w:w="80" w:type="dxa"/>
              <w:right w:w="100" w:type="dxa"/>
            </w:tcMar>
            <w:vAlign w:val="center"/>
          </w:tcPr>
          <w:p w14:paraId="3AAA77C5" w14:textId="77777777" w:rsidR="00EE6D91" w:rsidRDefault="00000000">
            <w:r>
              <w:rPr>
                <w:rFonts w:ascii="Arial" w:eastAsia="Arial" w:hAnsi="Arial" w:cs="Arial"/>
                <w:sz w:val="20"/>
                <w:szCs w:val="20"/>
              </w:rPr>
              <w:t>20</w:t>
            </w:r>
          </w:p>
        </w:tc>
      </w:tr>
    </w:tbl>
    <w:p w14:paraId="729BA400" w14:textId="77777777" w:rsidR="00EE6D91" w:rsidRDefault="00000000">
      <w:r>
        <w:br w:type="page"/>
      </w:r>
    </w:p>
    <w:p w14:paraId="57EF7A80" w14:textId="77777777" w:rsidR="00EE6D91" w:rsidRDefault="00000000">
      <w:pPr>
        <w:spacing w:before="100" w:after="300"/>
        <w:jc w:val="center"/>
      </w:pPr>
      <w:r>
        <w:rPr>
          <w:b/>
          <w:bCs/>
          <w:sz w:val="40"/>
          <w:szCs w:val="40"/>
        </w:rPr>
        <w:lastRenderedPageBreak/>
        <w:t>LIST OF FIGURES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4"/>
        <w:gridCol w:w="6187"/>
        <w:gridCol w:w="1335"/>
      </w:tblGrid>
      <w:tr w:rsidR="00EE6D91" w14:paraId="6E8CA995" w14:textId="77777777">
        <w:trPr>
          <w:tblHeader/>
        </w:trPr>
        <w:tc>
          <w:tcPr>
            <w:tcW w:w="0" w:type="auto"/>
            <w:shd w:val="clear" w:color="auto" w:fill="D9D9D9"/>
            <w:tcMar>
              <w:top w:w="80" w:type="dxa"/>
              <w:left w:w="100" w:type="dxa"/>
              <w:bottom w:w="80" w:type="dxa"/>
              <w:right w:w="100" w:type="dxa"/>
            </w:tcMar>
            <w:vAlign w:val="center"/>
          </w:tcPr>
          <w:p w14:paraId="193B6CED" w14:textId="77777777" w:rsidR="00EE6D91" w:rsidRDefault="00000000">
            <w:pPr>
              <w:jc w:val="center"/>
            </w:pPr>
            <w:r>
              <w:rPr>
                <w:rFonts w:ascii="Arial" w:eastAsia="Arial" w:hAnsi="Arial" w:cs="Arial"/>
                <w:b/>
                <w:bCs/>
                <w:sz w:val="20"/>
                <w:szCs w:val="20"/>
              </w:rPr>
              <w:t>Figure No.</w:t>
            </w:r>
          </w:p>
        </w:tc>
        <w:tc>
          <w:tcPr>
            <w:tcW w:w="0" w:type="auto"/>
            <w:shd w:val="clear" w:color="auto" w:fill="D9D9D9"/>
            <w:tcMar>
              <w:top w:w="80" w:type="dxa"/>
              <w:left w:w="100" w:type="dxa"/>
              <w:bottom w:w="80" w:type="dxa"/>
              <w:right w:w="100" w:type="dxa"/>
            </w:tcMar>
            <w:vAlign w:val="center"/>
          </w:tcPr>
          <w:p w14:paraId="17CE6D35" w14:textId="77777777" w:rsidR="00EE6D91" w:rsidRDefault="00000000">
            <w:pPr>
              <w:jc w:val="center"/>
            </w:pPr>
            <w:r>
              <w:rPr>
                <w:rFonts w:ascii="Arial" w:eastAsia="Arial" w:hAnsi="Arial" w:cs="Arial"/>
                <w:b/>
                <w:bCs/>
                <w:sz w:val="20"/>
                <w:szCs w:val="20"/>
              </w:rPr>
              <w:t>Figure Name</w:t>
            </w:r>
          </w:p>
        </w:tc>
        <w:tc>
          <w:tcPr>
            <w:tcW w:w="0" w:type="auto"/>
            <w:shd w:val="clear" w:color="auto" w:fill="D9D9D9"/>
            <w:tcMar>
              <w:top w:w="80" w:type="dxa"/>
              <w:left w:w="100" w:type="dxa"/>
              <w:bottom w:w="80" w:type="dxa"/>
              <w:right w:w="100" w:type="dxa"/>
            </w:tcMar>
            <w:vAlign w:val="center"/>
          </w:tcPr>
          <w:p w14:paraId="65404B11" w14:textId="77777777" w:rsidR="00EE6D91" w:rsidRDefault="00000000">
            <w:pPr>
              <w:jc w:val="center"/>
            </w:pPr>
            <w:r>
              <w:rPr>
                <w:rFonts w:ascii="Arial" w:eastAsia="Arial" w:hAnsi="Arial" w:cs="Arial"/>
                <w:b/>
                <w:bCs/>
                <w:sz w:val="20"/>
                <w:szCs w:val="20"/>
              </w:rPr>
              <w:t>Page No.</w:t>
            </w:r>
          </w:p>
        </w:tc>
      </w:tr>
      <w:tr w:rsidR="00EE6D91" w14:paraId="7CA55E82" w14:textId="77777777">
        <w:tc>
          <w:tcPr>
            <w:tcW w:w="0" w:type="auto"/>
            <w:tcMar>
              <w:top w:w="80" w:type="dxa"/>
              <w:left w:w="100" w:type="dxa"/>
              <w:bottom w:w="80" w:type="dxa"/>
              <w:right w:w="100" w:type="dxa"/>
            </w:tcMar>
            <w:vAlign w:val="center"/>
          </w:tcPr>
          <w:p w14:paraId="2552B43D" w14:textId="77777777" w:rsidR="00EE6D91" w:rsidRDefault="00000000">
            <w:r>
              <w:rPr>
                <w:rFonts w:ascii="Arial" w:eastAsia="Arial" w:hAnsi="Arial" w:cs="Arial"/>
                <w:sz w:val="20"/>
                <w:szCs w:val="20"/>
              </w:rPr>
              <w:t>1.1</w:t>
            </w:r>
          </w:p>
        </w:tc>
        <w:tc>
          <w:tcPr>
            <w:tcW w:w="0" w:type="auto"/>
            <w:tcMar>
              <w:top w:w="80" w:type="dxa"/>
              <w:left w:w="100" w:type="dxa"/>
              <w:bottom w:w="80" w:type="dxa"/>
              <w:right w:w="100" w:type="dxa"/>
            </w:tcMar>
            <w:vAlign w:val="center"/>
          </w:tcPr>
          <w:p w14:paraId="70D94C6B" w14:textId="77777777" w:rsidR="00EE6D91" w:rsidRDefault="00000000">
            <w:r>
              <w:rPr>
                <w:rFonts w:ascii="Arial" w:eastAsia="Arial" w:hAnsi="Arial" w:cs="Arial"/>
                <w:sz w:val="20"/>
                <w:szCs w:val="20"/>
              </w:rPr>
              <w:t xml:space="preserve">Overall </w:t>
            </w:r>
            <w:proofErr w:type="spellStart"/>
            <w:r>
              <w:rPr>
                <w:rFonts w:ascii="Arial" w:eastAsia="Arial" w:hAnsi="Arial" w:cs="Arial"/>
                <w:sz w:val="20"/>
                <w:szCs w:val="20"/>
              </w:rPr>
              <w:t>GenTwin</w:t>
            </w:r>
            <w:proofErr w:type="spellEnd"/>
            <w:r>
              <w:rPr>
                <w:rFonts w:ascii="Arial" w:eastAsia="Arial" w:hAnsi="Arial" w:cs="Arial"/>
                <w:sz w:val="20"/>
                <w:szCs w:val="20"/>
              </w:rPr>
              <w:t xml:space="preserve"> System Concept</w:t>
            </w:r>
          </w:p>
        </w:tc>
        <w:tc>
          <w:tcPr>
            <w:tcW w:w="0" w:type="auto"/>
            <w:tcMar>
              <w:top w:w="80" w:type="dxa"/>
              <w:left w:w="100" w:type="dxa"/>
              <w:bottom w:w="80" w:type="dxa"/>
              <w:right w:w="100" w:type="dxa"/>
            </w:tcMar>
            <w:vAlign w:val="center"/>
          </w:tcPr>
          <w:p w14:paraId="5B5590EB" w14:textId="77777777" w:rsidR="00EE6D91" w:rsidRDefault="00000000">
            <w:r>
              <w:rPr>
                <w:rFonts w:ascii="Arial" w:eastAsia="Arial" w:hAnsi="Arial" w:cs="Arial"/>
                <w:sz w:val="20"/>
                <w:szCs w:val="20"/>
              </w:rPr>
              <w:t>2</w:t>
            </w:r>
          </w:p>
        </w:tc>
      </w:tr>
      <w:tr w:rsidR="00EE6D91" w14:paraId="2D26D027" w14:textId="77777777">
        <w:tc>
          <w:tcPr>
            <w:tcW w:w="0" w:type="auto"/>
            <w:tcMar>
              <w:top w:w="80" w:type="dxa"/>
              <w:left w:w="100" w:type="dxa"/>
              <w:bottom w:w="80" w:type="dxa"/>
              <w:right w:w="100" w:type="dxa"/>
            </w:tcMar>
            <w:vAlign w:val="center"/>
          </w:tcPr>
          <w:p w14:paraId="6F27AAF1" w14:textId="77777777" w:rsidR="00EE6D91" w:rsidRDefault="00000000">
            <w:r>
              <w:rPr>
                <w:rFonts w:ascii="Arial" w:eastAsia="Arial" w:hAnsi="Arial" w:cs="Arial"/>
                <w:sz w:val="20"/>
                <w:szCs w:val="20"/>
              </w:rPr>
              <w:t>3.1</w:t>
            </w:r>
          </w:p>
        </w:tc>
        <w:tc>
          <w:tcPr>
            <w:tcW w:w="0" w:type="auto"/>
            <w:tcMar>
              <w:top w:w="80" w:type="dxa"/>
              <w:left w:w="100" w:type="dxa"/>
              <w:bottom w:w="80" w:type="dxa"/>
              <w:right w:w="100" w:type="dxa"/>
            </w:tcMar>
            <w:vAlign w:val="center"/>
          </w:tcPr>
          <w:p w14:paraId="5FD5DA5B" w14:textId="77777777" w:rsidR="00EE6D91" w:rsidRDefault="00000000">
            <w:proofErr w:type="spellStart"/>
            <w:r>
              <w:rPr>
                <w:rFonts w:ascii="Arial" w:eastAsia="Arial" w:hAnsi="Arial" w:cs="Arial"/>
                <w:sz w:val="20"/>
                <w:szCs w:val="20"/>
              </w:rPr>
              <w:t>GenTwin</w:t>
            </w:r>
            <w:proofErr w:type="spellEnd"/>
            <w:r>
              <w:rPr>
                <w:rFonts w:ascii="Arial" w:eastAsia="Arial" w:hAnsi="Arial" w:cs="Arial"/>
                <w:sz w:val="20"/>
                <w:szCs w:val="20"/>
              </w:rPr>
              <w:t xml:space="preserve"> Methodology and Module Workflow</w:t>
            </w:r>
          </w:p>
        </w:tc>
        <w:tc>
          <w:tcPr>
            <w:tcW w:w="0" w:type="auto"/>
            <w:tcMar>
              <w:top w:w="80" w:type="dxa"/>
              <w:left w:w="100" w:type="dxa"/>
              <w:bottom w:w="80" w:type="dxa"/>
              <w:right w:w="100" w:type="dxa"/>
            </w:tcMar>
            <w:vAlign w:val="center"/>
          </w:tcPr>
          <w:p w14:paraId="2A26CA2C" w14:textId="77777777" w:rsidR="00EE6D91" w:rsidRDefault="00000000">
            <w:r>
              <w:rPr>
                <w:rFonts w:ascii="Arial" w:eastAsia="Arial" w:hAnsi="Arial" w:cs="Arial"/>
                <w:sz w:val="20"/>
                <w:szCs w:val="20"/>
              </w:rPr>
              <w:t>10</w:t>
            </w:r>
          </w:p>
        </w:tc>
      </w:tr>
      <w:tr w:rsidR="00EE6D91" w14:paraId="0357E9E2" w14:textId="77777777">
        <w:tc>
          <w:tcPr>
            <w:tcW w:w="0" w:type="auto"/>
            <w:tcMar>
              <w:top w:w="80" w:type="dxa"/>
              <w:left w:w="100" w:type="dxa"/>
              <w:bottom w:w="80" w:type="dxa"/>
              <w:right w:w="100" w:type="dxa"/>
            </w:tcMar>
            <w:vAlign w:val="center"/>
          </w:tcPr>
          <w:p w14:paraId="450C3DA9" w14:textId="77777777" w:rsidR="00EE6D91" w:rsidRDefault="00000000">
            <w:r>
              <w:rPr>
                <w:rFonts w:ascii="Arial" w:eastAsia="Arial" w:hAnsi="Arial" w:cs="Arial"/>
                <w:sz w:val="20"/>
                <w:szCs w:val="20"/>
              </w:rPr>
              <w:t>4.1</w:t>
            </w:r>
          </w:p>
        </w:tc>
        <w:tc>
          <w:tcPr>
            <w:tcW w:w="0" w:type="auto"/>
            <w:tcMar>
              <w:top w:w="80" w:type="dxa"/>
              <w:left w:w="100" w:type="dxa"/>
              <w:bottom w:w="80" w:type="dxa"/>
              <w:right w:w="100" w:type="dxa"/>
            </w:tcMar>
            <w:vAlign w:val="center"/>
          </w:tcPr>
          <w:p w14:paraId="01A65FE7" w14:textId="77777777" w:rsidR="00EE6D91" w:rsidRDefault="00000000">
            <w:proofErr w:type="spellStart"/>
            <w:r>
              <w:rPr>
                <w:rFonts w:ascii="Arial" w:eastAsia="Arial" w:hAnsi="Arial" w:cs="Arial"/>
                <w:sz w:val="20"/>
                <w:szCs w:val="20"/>
              </w:rPr>
              <w:t>Streamlit</w:t>
            </w:r>
            <w:proofErr w:type="spellEnd"/>
            <w:r>
              <w:rPr>
                <w:rFonts w:ascii="Arial" w:eastAsia="Arial" w:hAnsi="Arial" w:cs="Arial"/>
                <w:sz w:val="20"/>
                <w:szCs w:val="20"/>
              </w:rPr>
              <w:t xml:space="preserve"> Dashboard – Digital Twin Network View</w:t>
            </w:r>
          </w:p>
        </w:tc>
        <w:tc>
          <w:tcPr>
            <w:tcW w:w="0" w:type="auto"/>
            <w:tcMar>
              <w:top w:w="80" w:type="dxa"/>
              <w:left w:w="100" w:type="dxa"/>
              <w:bottom w:w="80" w:type="dxa"/>
              <w:right w:w="100" w:type="dxa"/>
            </w:tcMar>
            <w:vAlign w:val="center"/>
          </w:tcPr>
          <w:p w14:paraId="66B9DCC9" w14:textId="77777777" w:rsidR="00EE6D91" w:rsidRDefault="00000000">
            <w:r>
              <w:rPr>
                <w:rFonts w:ascii="Arial" w:eastAsia="Arial" w:hAnsi="Arial" w:cs="Arial"/>
                <w:sz w:val="20"/>
                <w:szCs w:val="20"/>
              </w:rPr>
              <w:t>14</w:t>
            </w:r>
          </w:p>
        </w:tc>
      </w:tr>
      <w:tr w:rsidR="00EE6D91" w14:paraId="165EF70E" w14:textId="77777777">
        <w:tc>
          <w:tcPr>
            <w:tcW w:w="0" w:type="auto"/>
            <w:tcMar>
              <w:top w:w="80" w:type="dxa"/>
              <w:left w:w="100" w:type="dxa"/>
              <w:bottom w:w="80" w:type="dxa"/>
              <w:right w:w="100" w:type="dxa"/>
            </w:tcMar>
            <w:vAlign w:val="center"/>
          </w:tcPr>
          <w:p w14:paraId="5EB44064" w14:textId="77777777" w:rsidR="00EE6D91" w:rsidRDefault="00000000">
            <w:r>
              <w:rPr>
                <w:rFonts w:ascii="Arial" w:eastAsia="Arial" w:hAnsi="Arial" w:cs="Arial"/>
                <w:sz w:val="20"/>
                <w:szCs w:val="20"/>
              </w:rPr>
              <w:t>4.2</w:t>
            </w:r>
          </w:p>
        </w:tc>
        <w:tc>
          <w:tcPr>
            <w:tcW w:w="0" w:type="auto"/>
            <w:tcMar>
              <w:top w:w="80" w:type="dxa"/>
              <w:left w:w="100" w:type="dxa"/>
              <w:bottom w:w="80" w:type="dxa"/>
              <w:right w:w="100" w:type="dxa"/>
            </w:tcMar>
            <w:vAlign w:val="center"/>
          </w:tcPr>
          <w:p w14:paraId="44172C7F" w14:textId="77777777" w:rsidR="00EE6D91" w:rsidRDefault="00000000">
            <w:proofErr w:type="spellStart"/>
            <w:r>
              <w:rPr>
                <w:rFonts w:ascii="Arial" w:eastAsia="Arial" w:hAnsi="Arial" w:cs="Arial"/>
                <w:sz w:val="20"/>
                <w:szCs w:val="20"/>
              </w:rPr>
              <w:t>Streamlit</w:t>
            </w:r>
            <w:proofErr w:type="spellEnd"/>
            <w:r>
              <w:rPr>
                <w:rFonts w:ascii="Arial" w:eastAsia="Arial" w:hAnsi="Arial" w:cs="Arial"/>
                <w:sz w:val="20"/>
                <w:szCs w:val="20"/>
              </w:rPr>
              <w:t xml:space="preserve"> Dashboard – Disruption Simulation Results</w:t>
            </w:r>
          </w:p>
        </w:tc>
        <w:tc>
          <w:tcPr>
            <w:tcW w:w="0" w:type="auto"/>
            <w:tcMar>
              <w:top w:w="80" w:type="dxa"/>
              <w:left w:w="100" w:type="dxa"/>
              <w:bottom w:w="80" w:type="dxa"/>
              <w:right w:w="100" w:type="dxa"/>
            </w:tcMar>
            <w:vAlign w:val="center"/>
          </w:tcPr>
          <w:p w14:paraId="4812DAC1" w14:textId="77777777" w:rsidR="00EE6D91" w:rsidRDefault="00000000">
            <w:r>
              <w:rPr>
                <w:rFonts w:ascii="Arial" w:eastAsia="Arial" w:hAnsi="Arial" w:cs="Arial"/>
                <w:sz w:val="20"/>
                <w:szCs w:val="20"/>
              </w:rPr>
              <w:t>14</w:t>
            </w:r>
          </w:p>
        </w:tc>
      </w:tr>
      <w:tr w:rsidR="00EE6D91" w14:paraId="2295D07A" w14:textId="77777777">
        <w:tc>
          <w:tcPr>
            <w:tcW w:w="0" w:type="auto"/>
            <w:tcMar>
              <w:top w:w="80" w:type="dxa"/>
              <w:left w:w="100" w:type="dxa"/>
              <w:bottom w:w="80" w:type="dxa"/>
              <w:right w:w="100" w:type="dxa"/>
            </w:tcMar>
            <w:vAlign w:val="center"/>
          </w:tcPr>
          <w:p w14:paraId="54389EDD" w14:textId="77777777" w:rsidR="00EE6D91" w:rsidRDefault="00000000">
            <w:r>
              <w:rPr>
                <w:rFonts w:ascii="Arial" w:eastAsia="Arial" w:hAnsi="Arial" w:cs="Arial"/>
                <w:sz w:val="20"/>
                <w:szCs w:val="20"/>
              </w:rPr>
              <w:t>4.3</w:t>
            </w:r>
          </w:p>
        </w:tc>
        <w:tc>
          <w:tcPr>
            <w:tcW w:w="0" w:type="auto"/>
            <w:tcMar>
              <w:top w:w="80" w:type="dxa"/>
              <w:left w:w="100" w:type="dxa"/>
              <w:bottom w:w="80" w:type="dxa"/>
              <w:right w:w="100" w:type="dxa"/>
            </w:tcMar>
            <w:vAlign w:val="center"/>
          </w:tcPr>
          <w:p w14:paraId="1B3368C4" w14:textId="77777777" w:rsidR="00EE6D91" w:rsidRDefault="00000000">
            <w:proofErr w:type="spellStart"/>
            <w:r>
              <w:rPr>
                <w:rFonts w:ascii="Arial" w:eastAsia="Arial" w:hAnsi="Arial" w:cs="Arial"/>
                <w:sz w:val="20"/>
                <w:szCs w:val="20"/>
              </w:rPr>
              <w:t>Streamlit</w:t>
            </w:r>
            <w:proofErr w:type="spellEnd"/>
            <w:r>
              <w:rPr>
                <w:rFonts w:ascii="Arial" w:eastAsia="Arial" w:hAnsi="Arial" w:cs="Arial"/>
                <w:sz w:val="20"/>
                <w:szCs w:val="20"/>
              </w:rPr>
              <w:t xml:space="preserve"> Dashboard – Resilience Recommendations</w:t>
            </w:r>
          </w:p>
        </w:tc>
        <w:tc>
          <w:tcPr>
            <w:tcW w:w="0" w:type="auto"/>
            <w:tcMar>
              <w:top w:w="80" w:type="dxa"/>
              <w:left w:w="100" w:type="dxa"/>
              <w:bottom w:w="80" w:type="dxa"/>
              <w:right w:w="100" w:type="dxa"/>
            </w:tcMar>
            <w:vAlign w:val="center"/>
          </w:tcPr>
          <w:p w14:paraId="1E46F0EF" w14:textId="77777777" w:rsidR="00EE6D91" w:rsidRDefault="00000000">
            <w:r>
              <w:rPr>
                <w:rFonts w:ascii="Arial" w:eastAsia="Arial" w:hAnsi="Arial" w:cs="Arial"/>
                <w:sz w:val="20"/>
                <w:szCs w:val="20"/>
              </w:rPr>
              <w:t>15</w:t>
            </w:r>
          </w:p>
        </w:tc>
      </w:tr>
    </w:tbl>
    <w:p w14:paraId="686B8F04" w14:textId="77777777" w:rsidR="00EE6D91" w:rsidRDefault="00000000">
      <w:r>
        <w:br w:type="page"/>
      </w:r>
    </w:p>
    <w:p w14:paraId="015A7D39" w14:textId="77777777" w:rsidR="00EE6D91" w:rsidRDefault="00000000">
      <w:pPr>
        <w:spacing w:before="100" w:after="300"/>
        <w:jc w:val="center"/>
      </w:pPr>
      <w:r>
        <w:rPr>
          <w:b/>
          <w:bCs/>
          <w:sz w:val="40"/>
          <w:szCs w:val="40"/>
        </w:rPr>
        <w:lastRenderedPageBreak/>
        <w:t>LIST OF TABLES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8"/>
        <w:gridCol w:w="5954"/>
        <w:gridCol w:w="1504"/>
      </w:tblGrid>
      <w:tr w:rsidR="00EE6D91" w14:paraId="7F24A9F3" w14:textId="77777777">
        <w:trPr>
          <w:tblHeader/>
        </w:trPr>
        <w:tc>
          <w:tcPr>
            <w:tcW w:w="0" w:type="auto"/>
            <w:shd w:val="clear" w:color="auto" w:fill="D9D9D9"/>
            <w:tcMar>
              <w:top w:w="80" w:type="dxa"/>
              <w:left w:w="100" w:type="dxa"/>
              <w:bottom w:w="80" w:type="dxa"/>
              <w:right w:w="100" w:type="dxa"/>
            </w:tcMar>
            <w:vAlign w:val="center"/>
          </w:tcPr>
          <w:p w14:paraId="0782B559" w14:textId="77777777" w:rsidR="00EE6D91" w:rsidRDefault="00000000">
            <w:pPr>
              <w:jc w:val="center"/>
            </w:pPr>
            <w:r>
              <w:rPr>
                <w:rFonts w:ascii="Arial" w:eastAsia="Arial" w:hAnsi="Arial" w:cs="Arial"/>
                <w:b/>
                <w:bCs/>
                <w:sz w:val="20"/>
                <w:szCs w:val="20"/>
              </w:rPr>
              <w:t>Table No.</w:t>
            </w:r>
          </w:p>
        </w:tc>
        <w:tc>
          <w:tcPr>
            <w:tcW w:w="0" w:type="auto"/>
            <w:shd w:val="clear" w:color="auto" w:fill="D9D9D9"/>
            <w:tcMar>
              <w:top w:w="80" w:type="dxa"/>
              <w:left w:w="100" w:type="dxa"/>
              <w:bottom w:w="80" w:type="dxa"/>
              <w:right w:w="100" w:type="dxa"/>
            </w:tcMar>
            <w:vAlign w:val="center"/>
          </w:tcPr>
          <w:p w14:paraId="3C73CF4E" w14:textId="77777777" w:rsidR="00EE6D91" w:rsidRDefault="00000000">
            <w:pPr>
              <w:jc w:val="center"/>
            </w:pPr>
            <w:r>
              <w:rPr>
                <w:rFonts w:ascii="Arial" w:eastAsia="Arial" w:hAnsi="Arial" w:cs="Arial"/>
                <w:b/>
                <w:bCs/>
                <w:sz w:val="20"/>
                <w:szCs w:val="20"/>
              </w:rPr>
              <w:t>Table Name</w:t>
            </w:r>
          </w:p>
        </w:tc>
        <w:tc>
          <w:tcPr>
            <w:tcW w:w="0" w:type="auto"/>
            <w:shd w:val="clear" w:color="auto" w:fill="D9D9D9"/>
            <w:tcMar>
              <w:top w:w="80" w:type="dxa"/>
              <w:left w:w="100" w:type="dxa"/>
              <w:bottom w:w="80" w:type="dxa"/>
              <w:right w:w="100" w:type="dxa"/>
            </w:tcMar>
            <w:vAlign w:val="center"/>
          </w:tcPr>
          <w:p w14:paraId="41E4BC9D" w14:textId="77777777" w:rsidR="00EE6D91" w:rsidRDefault="00000000">
            <w:pPr>
              <w:jc w:val="center"/>
            </w:pPr>
            <w:r>
              <w:rPr>
                <w:rFonts w:ascii="Arial" w:eastAsia="Arial" w:hAnsi="Arial" w:cs="Arial"/>
                <w:b/>
                <w:bCs/>
                <w:sz w:val="20"/>
                <w:szCs w:val="20"/>
              </w:rPr>
              <w:t>Page No.</w:t>
            </w:r>
          </w:p>
        </w:tc>
      </w:tr>
      <w:tr w:rsidR="00EE6D91" w14:paraId="26992C13" w14:textId="77777777">
        <w:tc>
          <w:tcPr>
            <w:tcW w:w="0" w:type="auto"/>
            <w:tcMar>
              <w:top w:w="80" w:type="dxa"/>
              <w:left w:w="100" w:type="dxa"/>
              <w:bottom w:w="80" w:type="dxa"/>
              <w:right w:w="100" w:type="dxa"/>
            </w:tcMar>
            <w:vAlign w:val="center"/>
          </w:tcPr>
          <w:p w14:paraId="3C98C417" w14:textId="77777777" w:rsidR="00EE6D91" w:rsidRDefault="00000000">
            <w:r>
              <w:rPr>
                <w:rFonts w:ascii="Arial" w:eastAsia="Arial" w:hAnsi="Arial" w:cs="Arial"/>
                <w:sz w:val="20"/>
                <w:szCs w:val="20"/>
              </w:rPr>
              <w:t>2.1</w:t>
            </w:r>
          </w:p>
        </w:tc>
        <w:tc>
          <w:tcPr>
            <w:tcW w:w="0" w:type="auto"/>
            <w:tcMar>
              <w:top w:w="80" w:type="dxa"/>
              <w:left w:w="100" w:type="dxa"/>
              <w:bottom w:w="80" w:type="dxa"/>
              <w:right w:w="100" w:type="dxa"/>
            </w:tcMar>
            <w:vAlign w:val="center"/>
          </w:tcPr>
          <w:p w14:paraId="4BA78716" w14:textId="77777777" w:rsidR="00EE6D91" w:rsidRDefault="00000000">
            <w:r>
              <w:rPr>
                <w:rFonts w:ascii="Arial" w:eastAsia="Arial" w:hAnsi="Arial" w:cs="Arial"/>
                <w:sz w:val="20"/>
                <w:szCs w:val="20"/>
              </w:rPr>
              <w:t>Comparative Analysis of Existing Work</w:t>
            </w:r>
          </w:p>
        </w:tc>
        <w:tc>
          <w:tcPr>
            <w:tcW w:w="0" w:type="auto"/>
            <w:tcMar>
              <w:top w:w="80" w:type="dxa"/>
              <w:left w:w="100" w:type="dxa"/>
              <w:bottom w:w="80" w:type="dxa"/>
              <w:right w:w="100" w:type="dxa"/>
            </w:tcMar>
            <w:vAlign w:val="center"/>
          </w:tcPr>
          <w:p w14:paraId="74F643EF" w14:textId="77777777" w:rsidR="00EE6D91" w:rsidRDefault="00000000">
            <w:r>
              <w:rPr>
                <w:rFonts w:ascii="Arial" w:eastAsia="Arial" w:hAnsi="Arial" w:cs="Arial"/>
                <w:sz w:val="20"/>
                <w:szCs w:val="20"/>
              </w:rPr>
              <w:t>5</w:t>
            </w:r>
          </w:p>
        </w:tc>
      </w:tr>
      <w:tr w:rsidR="00EE6D91" w14:paraId="58128B9D" w14:textId="77777777">
        <w:tc>
          <w:tcPr>
            <w:tcW w:w="0" w:type="auto"/>
            <w:tcMar>
              <w:top w:w="80" w:type="dxa"/>
              <w:left w:w="100" w:type="dxa"/>
              <w:bottom w:w="80" w:type="dxa"/>
              <w:right w:w="100" w:type="dxa"/>
            </w:tcMar>
            <w:vAlign w:val="center"/>
          </w:tcPr>
          <w:p w14:paraId="5D3C9F4E" w14:textId="77777777" w:rsidR="00EE6D91" w:rsidRDefault="00000000">
            <w:r>
              <w:rPr>
                <w:rFonts w:ascii="Arial" w:eastAsia="Arial" w:hAnsi="Arial" w:cs="Arial"/>
                <w:sz w:val="20"/>
                <w:szCs w:val="20"/>
              </w:rPr>
              <w:t>3.1</w:t>
            </w:r>
          </w:p>
        </w:tc>
        <w:tc>
          <w:tcPr>
            <w:tcW w:w="0" w:type="auto"/>
            <w:tcMar>
              <w:top w:w="80" w:type="dxa"/>
              <w:left w:w="100" w:type="dxa"/>
              <w:bottom w:w="80" w:type="dxa"/>
              <w:right w:w="100" w:type="dxa"/>
            </w:tcMar>
            <w:vAlign w:val="center"/>
          </w:tcPr>
          <w:p w14:paraId="79B85B55" w14:textId="77777777" w:rsidR="00EE6D91" w:rsidRDefault="00000000">
            <w:r>
              <w:rPr>
                <w:rFonts w:ascii="Arial" w:eastAsia="Arial" w:hAnsi="Arial" w:cs="Arial"/>
                <w:sz w:val="20"/>
                <w:szCs w:val="20"/>
              </w:rPr>
              <w:t>Stakeholder / User Requirements</w:t>
            </w:r>
          </w:p>
        </w:tc>
        <w:tc>
          <w:tcPr>
            <w:tcW w:w="0" w:type="auto"/>
            <w:tcMar>
              <w:top w:w="80" w:type="dxa"/>
              <w:left w:w="100" w:type="dxa"/>
              <w:bottom w:w="80" w:type="dxa"/>
              <w:right w:w="100" w:type="dxa"/>
            </w:tcMar>
            <w:vAlign w:val="center"/>
          </w:tcPr>
          <w:p w14:paraId="3094D094" w14:textId="77777777" w:rsidR="00EE6D91" w:rsidRDefault="00000000">
            <w:r>
              <w:rPr>
                <w:rFonts w:ascii="Arial" w:eastAsia="Arial" w:hAnsi="Arial" w:cs="Arial"/>
                <w:sz w:val="20"/>
                <w:szCs w:val="20"/>
              </w:rPr>
              <w:t>7</w:t>
            </w:r>
          </w:p>
        </w:tc>
      </w:tr>
      <w:tr w:rsidR="00EE6D91" w14:paraId="26DAD634" w14:textId="77777777">
        <w:tc>
          <w:tcPr>
            <w:tcW w:w="0" w:type="auto"/>
            <w:tcMar>
              <w:top w:w="80" w:type="dxa"/>
              <w:left w:w="100" w:type="dxa"/>
              <w:bottom w:w="80" w:type="dxa"/>
              <w:right w:w="100" w:type="dxa"/>
            </w:tcMar>
            <w:vAlign w:val="center"/>
          </w:tcPr>
          <w:p w14:paraId="5A82FBAC" w14:textId="77777777" w:rsidR="00EE6D91" w:rsidRDefault="00000000">
            <w:r>
              <w:rPr>
                <w:rFonts w:ascii="Arial" w:eastAsia="Arial" w:hAnsi="Arial" w:cs="Arial"/>
                <w:sz w:val="20"/>
                <w:szCs w:val="20"/>
              </w:rPr>
              <w:t>3.2</w:t>
            </w:r>
          </w:p>
        </w:tc>
        <w:tc>
          <w:tcPr>
            <w:tcW w:w="0" w:type="auto"/>
            <w:tcMar>
              <w:top w:w="80" w:type="dxa"/>
              <w:left w:w="100" w:type="dxa"/>
              <w:bottom w:w="80" w:type="dxa"/>
              <w:right w:w="100" w:type="dxa"/>
            </w:tcMar>
            <w:vAlign w:val="center"/>
          </w:tcPr>
          <w:p w14:paraId="6DFDD611" w14:textId="77777777" w:rsidR="00EE6D91" w:rsidRDefault="00000000">
            <w:r>
              <w:rPr>
                <w:rFonts w:ascii="Arial" w:eastAsia="Arial" w:hAnsi="Arial" w:cs="Arial"/>
                <w:sz w:val="20"/>
                <w:szCs w:val="20"/>
              </w:rPr>
              <w:t>Functional &amp; Non-Functional Requirements</w:t>
            </w:r>
          </w:p>
        </w:tc>
        <w:tc>
          <w:tcPr>
            <w:tcW w:w="0" w:type="auto"/>
            <w:tcMar>
              <w:top w:w="80" w:type="dxa"/>
              <w:left w:w="100" w:type="dxa"/>
              <w:bottom w:w="80" w:type="dxa"/>
              <w:right w:w="100" w:type="dxa"/>
            </w:tcMar>
            <w:vAlign w:val="center"/>
          </w:tcPr>
          <w:p w14:paraId="3E0A292F" w14:textId="77777777" w:rsidR="00EE6D91" w:rsidRDefault="00000000">
            <w:r>
              <w:rPr>
                <w:rFonts w:ascii="Arial" w:eastAsia="Arial" w:hAnsi="Arial" w:cs="Arial"/>
                <w:sz w:val="20"/>
                <w:szCs w:val="20"/>
              </w:rPr>
              <w:t>7</w:t>
            </w:r>
          </w:p>
        </w:tc>
      </w:tr>
      <w:tr w:rsidR="00EE6D91" w14:paraId="417A4541" w14:textId="77777777">
        <w:tc>
          <w:tcPr>
            <w:tcW w:w="0" w:type="auto"/>
            <w:tcMar>
              <w:top w:w="80" w:type="dxa"/>
              <w:left w:w="100" w:type="dxa"/>
              <w:bottom w:w="80" w:type="dxa"/>
              <w:right w:w="100" w:type="dxa"/>
            </w:tcMar>
            <w:vAlign w:val="center"/>
          </w:tcPr>
          <w:p w14:paraId="34585279" w14:textId="77777777" w:rsidR="00EE6D91" w:rsidRDefault="00000000">
            <w:r>
              <w:rPr>
                <w:rFonts w:ascii="Arial" w:eastAsia="Arial" w:hAnsi="Arial" w:cs="Arial"/>
                <w:sz w:val="20"/>
                <w:szCs w:val="20"/>
              </w:rPr>
              <w:t>3.3</w:t>
            </w:r>
          </w:p>
        </w:tc>
        <w:tc>
          <w:tcPr>
            <w:tcW w:w="0" w:type="auto"/>
            <w:tcMar>
              <w:top w:w="80" w:type="dxa"/>
              <w:left w:w="100" w:type="dxa"/>
              <w:bottom w:w="80" w:type="dxa"/>
              <w:right w:w="100" w:type="dxa"/>
            </w:tcMar>
            <w:vAlign w:val="center"/>
          </w:tcPr>
          <w:p w14:paraId="3B60ADAB" w14:textId="77777777" w:rsidR="00EE6D91" w:rsidRDefault="00000000">
            <w:r>
              <w:rPr>
                <w:rFonts w:ascii="Arial" w:eastAsia="Arial" w:hAnsi="Arial" w:cs="Arial"/>
                <w:sz w:val="20"/>
                <w:szCs w:val="20"/>
              </w:rPr>
              <w:t>Constraints &amp; Applicable Standards</w:t>
            </w:r>
          </w:p>
        </w:tc>
        <w:tc>
          <w:tcPr>
            <w:tcW w:w="0" w:type="auto"/>
            <w:tcMar>
              <w:top w:w="80" w:type="dxa"/>
              <w:left w:w="100" w:type="dxa"/>
              <w:bottom w:w="80" w:type="dxa"/>
              <w:right w:w="100" w:type="dxa"/>
            </w:tcMar>
            <w:vAlign w:val="center"/>
          </w:tcPr>
          <w:p w14:paraId="06F35E6E" w14:textId="77777777" w:rsidR="00EE6D91" w:rsidRDefault="00000000">
            <w:r>
              <w:rPr>
                <w:rFonts w:ascii="Arial" w:eastAsia="Arial" w:hAnsi="Arial" w:cs="Arial"/>
                <w:sz w:val="20"/>
                <w:szCs w:val="20"/>
              </w:rPr>
              <w:t>8</w:t>
            </w:r>
          </w:p>
        </w:tc>
      </w:tr>
      <w:tr w:rsidR="00EE6D91" w14:paraId="1BDE676F" w14:textId="77777777">
        <w:tc>
          <w:tcPr>
            <w:tcW w:w="0" w:type="auto"/>
            <w:tcMar>
              <w:top w:w="80" w:type="dxa"/>
              <w:left w:w="100" w:type="dxa"/>
              <w:bottom w:w="80" w:type="dxa"/>
              <w:right w:w="100" w:type="dxa"/>
            </w:tcMar>
            <w:vAlign w:val="center"/>
          </w:tcPr>
          <w:p w14:paraId="0ABF974C" w14:textId="77777777" w:rsidR="00EE6D91" w:rsidRDefault="00000000">
            <w:r>
              <w:rPr>
                <w:rFonts w:ascii="Arial" w:eastAsia="Arial" w:hAnsi="Arial" w:cs="Arial"/>
                <w:sz w:val="20"/>
                <w:szCs w:val="20"/>
              </w:rPr>
              <w:t>3.4</w:t>
            </w:r>
          </w:p>
        </w:tc>
        <w:tc>
          <w:tcPr>
            <w:tcW w:w="0" w:type="auto"/>
            <w:tcMar>
              <w:top w:w="80" w:type="dxa"/>
              <w:left w:w="100" w:type="dxa"/>
              <w:bottom w:w="80" w:type="dxa"/>
              <w:right w:w="100" w:type="dxa"/>
            </w:tcMar>
            <w:vAlign w:val="center"/>
          </w:tcPr>
          <w:p w14:paraId="731BF96D" w14:textId="77777777" w:rsidR="00EE6D91" w:rsidRDefault="00000000">
            <w:r>
              <w:rPr>
                <w:rFonts w:ascii="Arial" w:eastAsia="Arial" w:hAnsi="Arial" w:cs="Arial"/>
                <w:sz w:val="20"/>
                <w:szCs w:val="20"/>
              </w:rPr>
              <w:t>Design Specifications</w:t>
            </w:r>
          </w:p>
        </w:tc>
        <w:tc>
          <w:tcPr>
            <w:tcW w:w="0" w:type="auto"/>
            <w:tcMar>
              <w:top w:w="80" w:type="dxa"/>
              <w:left w:w="100" w:type="dxa"/>
              <w:bottom w:w="80" w:type="dxa"/>
              <w:right w:w="100" w:type="dxa"/>
            </w:tcMar>
            <w:vAlign w:val="center"/>
          </w:tcPr>
          <w:p w14:paraId="133CBAFE" w14:textId="77777777" w:rsidR="00EE6D91" w:rsidRDefault="00000000">
            <w:r>
              <w:rPr>
                <w:rFonts w:ascii="Arial" w:eastAsia="Arial" w:hAnsi="Arial" w:cs="Arial"/>
                <w:sz w:val="20"/>
                <w:szCs w:val="20"/>
              </w:rPr>
              <w:t>8</w:t>
            </w:r>
          </w:p>
        </w:tc>
      </w:tr>
      <w:tr w:rsidR="00EE6D91" w14:paraId="099F1B89" w14:textId="77777777">
        <w:tc>
          <w:tcPr>
            <w:tcW w:w="0" w:type="auto"/>
            <w:tcMar>
              <w:top w:w="80" w:type="dxa"/>
              <w:left w:w="100" w:type="dxa"/>
              <w:bottom w:w="80" w:type="dxa"/>
              <w:right w:w="100" w:type="dxa"/>
            </w:tcMar>
            <w:vAlign w:val="center"/>
          </w:tcPr>
          <w:p w14:paraId="3E32D9E7" w14:textId="77777777" w:rsidR="00EE6D91" w:rsidRDefault="00000000">
            <w:r>
              <w:rPr>
                <w:rFonts w:ascii="Arial" w:eastAsia="Arial" w:hAnsi="Arial" w:cs="Arial"/>
                <w:sz w:val="20"/>
                <w:szCs w:val="20"/>
              </w:rPr>
              <w:t>3.5</w:t>
            </w:r>
          </w:p>
        </w:tc>
        <w:tc>
          <w:tcPr>
            <w:tcW w:w="0" w:type="auto"/>
            <w:tcMar>
              <w:top w:w="80" w:type="dxa"/>
              <w:left w:w="100" w:type="dxa"/>
              <w:bottom w:w="80" w:type="dxa"/>
              <w:right w:w="100" w:type="dxa"/>
            </w:tcMar>
            <w:vAlign w:val="center"/>
          </w:tcPr>
          <w:p w14:paraId="3FDE3ED2" w14:textId="77777777" w:rsidR="00EE6D91" w:rsidRDefault="00000000">
            <w:r>
              <w:rPr>
                <w:rFonts w:ascii="Arial" w:eastAsia="Arial" w:hAnsi="Arial" w:cs="Arial"/>
                <w:sz w:val="20"/>
                <w:szCs w:val="20"/>
              </w:rPr>
              <w:t>Alternative Solutions Evaluation Matrix</w:t>
            </w:r>
          </w:p>
        </w:tc>
        <w:tc>
          <w:tcPr>
            <w:tcW w:w="0" w:type="auto"/>
            <w:tcMar>
              <w:top w:w="80" w:type="dxa"/>
              <w:left w:w="100" w:type="dxa"/>
              <w:bottom w:w="80" w:type="dxa"/>
              <w:right w:w="100" w:type="dxa"/>
            </w:tcMar>
            <w:vAlign w:val="center"/>
          </w:tcPr>
          <w:p w14:paraId="4C1CD834" w14:textId="77777777" w:rsidR="00EE6D91" w:rsidRDefault="00000000">
            <w:r>
              <w:rPr>
                <w:rFonts w:ascii="Arial" w:eastAsia="Arial" w:hAnsi="Arial" w:cs="Arial"/>
                <w:sz w:val="20"/>
                <w:szCs w:val="20"/>
              </w:rPr>
              <w:t>9</w:t>
            </w:r>
          </w:p>
        </w:tc>
      </w:tr>
      <w:tr w:rsidR="00EE6D91" w14:paraId="129C8A77" w14:textId="77777777">
        <w:tc>
          <w:tcPr>
            <w:tcW w:w="0" w:type="auto"/>
            <w:tcMar>
              <w:top w:w="80" w:type="dxa"/>
              <w:left w:w="100" w:type="dxa"/>
              <w:bottom w:w="80" w:type="dxa"/>
              <w:right w:w="100" w:type="dxa"/>
            </w:tcMar>
            <w:vAlign w:val="center"/>
          </w:tcPr>
          <w:p w14:paraId="37F005AD" w14:textId="77777777" w:rsidR="00EE6D91" w:rsidRDefault="00000000">
            <w:r>
              <w:rPr>
                <w:rFonts w:ascii="Arial" w:eastAsia="Arial" w:hAnsi="Arial" w:cs="Arial"/>
                <w:sz w:val="20"/>
                <w:szCs w:val="20"/>
              </w:rPr>
              <w:t>3.6</w:t>
            </w:r>
          </w:p>
        </w:tc>
        <w:tc>
          <w:tcPr>
            <w:tcW w:w="0" w:type="auto"/>
            <w:tcMar>
              <w:top w:w="80" w:type="dxa"/>
              <w:left w:w="100" w:type="dxa"/>
              <w:bottom w:w="80" w:type="dxa"/>
              <w:right w:w="100" w:type="dxa"/>
            </w:tcMar>
            <w:vAlign w:val="center"/>
          </w:tcPr>
          <w:p w14:paraId="0E168C73" w14:textId="77777777" w:rsidR="00EE6D91" w:rsidRDefault="00000000">
            <w:r>
              <w:rPr>
                <w:rFonts w:ascii="Arial" w:eastAsia="Arial" w:hAnsi="Arial" w:cs="Arial"/>
                <w:sz w:val="20"/>
                <w:szCs w:val="20"/>
              </w:rPr>
              <w:t>Trade-off Analysis</w:t>
            </w:r>
          </w:p>
        </w:tc>
        <w:tc>
          <w:tcPr>
            <w:tcW w:w="0" w:type="auto"/>
            <w:tcMar>
              <w:top w:w="80" w:type="dxa"/>
              <w:left w:w="100" w:type="dxa"/>
              <w:bottom w:w="80" w:type="dxa"/>
              <w:right w:w="100" w:type="dxa"/>
            </w:tcMar>
            <w:vAlign w:val="center"/>
          </w:tcPr>
          <w:p w14:paraId="1216E003" w14:textId="77777777" w:rsidR="00EE6D91" w:rsidRDefault="00000000">
            <w:r>
              <w:rPr>
                <w:rFonts w:ascii="Arial" w:eastAsia="Arial" w:hAnsi="Arial" w:cs="Arial"/>
                <w:sz w:val="20"/>
                <w:szCs w:val="20"/>
              </w:rPr>
              <w:t>10</w:t>
            </w:r>
          </w:p>
        </w:tc>
      </w:tr>
      <w:tr w:rsidR="00EE6D91" w14:paraId="578E4143" w14:textId="77777777">
        <w:tc>
          <w:tcPr>
            <w:tcW w:w="0" w:type="auto"/>
            <w:tcMar>
              <w:top w:w="80" w:type="dxa"/>
              <w:left w:w="100" w:type="dxa"/>
              <w:bottom w:w="80" w:type="dxa"/>
              <w:right w:w="100" w:type="dxa"/>
            </w:tcMar>
            <w:vAlign w:val="center"/>
          </w:tcPr>
          <w:p w14:paraId="1A78B3A0" w14:textId="77777777" w:rsidR="00EE6D91" w:rsidRDefault="00000000">
            <w:r>
              <w:rPr>
                <w:rFonts w:ascii="Arial" w:eastAsia="Arial" w:hAnsi="Arial" w:cs="Arial"/>
                <w:sz w:val="20"/>
                <w:szCs w:val="20"/>
              </w:rPr>
              <w:t>3.7</w:t>
            </w:r>
          </w:p>
        </w:tc>
        <w:tc>
          <w:tcPr>
            <w:tcW w:w="0" w:type="auto"/>
            <w:tcMar>
              <w:top w:w="80" w:type="dxa"/>
              <w:left w:w="100" w:type="dxa"/>
              <w:bottom w:w="80" w:type="dxa"/>
              <w:right w:w="100" w:type="dxa"/>
            </w:tcMar>
            <w:vAlign w:val="center"/>
          </w:tcPr>
          <w:p w14:paraId="238FC40A" w14:textId="77777777" w:rsidR="00EE6D91" w:rsidRDefault="00000000">
            <w:r>
              <w:rPr>
                <w:rFonts w:ascii="Arial" w:eastAsia="Arial" w:hAnsi="Arial" w:cs="Arial"/>
                <w:sz w:val="20"/>
                <w:szCs w:val="20"/>
              </w:rPr>
              <w:t>Sustainability, Ethics, Safety, Risk &amp; Security</w:t>
            </w:r>
          </w:p>
        </w:tc>
        <w:tc>
          <w:tcPr>
            <w:tcW w:w="0" w:type="auto"/>
            <w:tcMar>
              <w:top w:w="80" w:type="dxa"/>
              <w:left w:w="100" w:type="dxa"/>
              <w:bottom w:w="80" w:type="dxa"/>
              <w:right w:w="100" w:type="dxa"/>
            </w:tcMar>
            <w:vAlign w:val="center"/>
          </w:tcPr>
          <w:p w14:paraId="5D606EF9" w14:textId="77777777" w:rsidR="00EE6D91" w:rsidRDefault="00000000">
            <w:r>
              <w:rPr>
                <w:rFonts w:ascii="Arial" w:eastAsia="Arial" w:hAnsi="Arial" w:cs="Arial"/>
                <w:sz w:val="20"/>
                <w:szCs w:val="20"/>
              </w:rPr>
              <w:t>11</w:t>
            </w:r>
          </w:p>
        </w:tc>
      </w:tr>
      <w:tr w:rsidR="00EE6D91" w14:paraId="7E4D6B19" w14:textId="77777777">
        <w:tc>
          <w:tcPr>
            <w:tcW w:w="0" w:type="auto"/>
            <w:tcMar>
              <w:top w:w="80" w:type="dxa"/>
              <w:left w:w="100" w:type="dxa"/>
              <w:bottom w:w="80" w:type="dxa"/>
              <w:right w:w="100" w:type="dxa"/>
            </w:tcMar>
            <w:vAlign w:val="center"/>
          </w:tcPr>
          <w:p w14:paraId="076A9C62" w14:textId="77777777" w:rsidR="00EE6D91" w:rsidRDefault="00000000">
            <w:r>
              <w:rPr>
                <w:rFonts w:ascii="Arial" w:eastAsia="Arial" w:hAnsi="Arial" w:cs="Arial"/>
                <w:sz w:val="20"/>
                <w:szCs w:val="20"/>
              </w:rPr>
              <w:t>3.8</w:t>
            </w:r>
          </w:p>
        </w:tc>
        <w:tc>
          <w:tcPr>
            <w:tcW w:w="0" w:type="auto"/>
            <w:tcMar>
              <w:top w:w="80" w:type="dxa"/>
              <w:left w:w="100" w:type="dxa"/>
              <w:bottom w:w="80" w:type="dxa"/>
              <w:right w:w="100" w:type="dxa"/>
            </w:tcMar>
            <w:vAlign w:val="center"/>
          </w:tcPr>
          <w:p w14:paraId="1FFE0471" w14:textId="77777777" w:rsidR="00EE6D91" w:rsidRDefault="00000000">
            <w:r>
              <w:rPr>
                <w:rFonts w:ascii="Arial" w:eastAsia="Arial" w:hAnsi="Arial" w:cs="Arial"/>
                <w:sz w:val="20"/>
                <w:szCs w:val="20"/>
              </w:rPr>
              <w:t>Risk Register</w:t>
            </w:r>
          </w:p>
        </w:tc>
        <w:tc>
          <w:tcPr>
            <w:tcW w:w="0" w:type="auto"/>
            <w:tcMar>
              <w:top w:w="80" w:type="dxa"/>
              <w:left w:w="100" w:type="dxa"/>
              <w:bottom w:w="80" w:type="dxa"/>
              <w:right w:w="100" w:type="dxa"/>
            </w:tcMar>
            <w:vAlign w:val="center"/>
          </w:tcPr>
          <w:p w14:paraId="6EFD164D" w14:textId="77777777" w:rsidR="00EE6D91" w:rsidRDefault="00000000">
            <w:r>
              <w:rPr>
                <w:rFonts w:ascii="Arial" w:eastAsia="Arial" w:hAnsi="Arial" w:cs="Arial"/>
                <w:sz w:val="20"/>
                <w:szCs w:val="20"/>
              </w:rPr>
              <w:t>11</w:t>
            </w:r>
          </w:p>
        </w:tc>
      </w:tr>
      <w:tr w:rsidR="00EE6D91" w14:paraId="2959C53B" w14:textId="77777777">
        <w:tc>
          <w:tcPr>
            <w:tcW w:w="0" w:type="auto"/>
            <w:tcMar>
              <w:top w:w="80" w:type="dxa"/>
              <w:left w:w="100" w:type="dxa"/>
              <w:bottom w:w="80" w:type="dxa"/>
              <w:right w:w="100" w:type="dxa"/>
            </w:tcMar>
            <w:vAlign w:val="center"/>
          </w:tcPr>
          <w:p w14:paraId="7B12AA45" w14:textId="77777777" w:rsidR="00EE6D91" w:rsidRDefault="00000000">
            <w:r>
              <w:rPr>
                <w:rFonts w:ascii="Arial" w:eastAsia="Arial" w:hAnsi="Arial" w:cs="Arial"/>
                <w:sz w:val="20"/>
                <w:szCs w:val="20"/>
              </w:rPr>
              <w:t>4.1</w:t>
            </w:r>
          </w:p>
        </w:tc>
        <w:tc>
          <w:tcPr>
            <w:tcW w:w="0" w:type="auto"/>
            <w:tcMar>
              <w:top w:w="80" w:type="dxa"/>
              <w:left w:w="100" w:type="dxa"/>
              <w:bottom w:w="80" w:type="dxa"/>
              <w:right w:w="100" w:type="dxa"/>
            </w:tcMar>
            <w:vAlign w:val="center"/>
          </w:tcPr>
          <w:p w14:paraId="161B1394" w14:textId="77777777" w:rsidR="00EE6D91" w:rsidRDefault="00000000">
            <w:r>
              <w:rPr>
                <w:rFonts w:ascii="Arial" w:eastAsia="Arial" w:hAnsi="Arial" w:cs="Arial"/>
                <w:sz w:val="20"/>
                <w:szCs w:val="20"/>
              </w:rPr>
              <w:t>Tools &amp; Technologies Used</w:t>
            </w:r>
          </w:p>
        </w:tc>
        <w:tc>
          <w:tcPr>
            <w:tcW w:w="0" w:type="auto"/>
            <w:tcMar>
              <w:top w:w="80" w:type="dxa"/>
              <w:left w:w="100" w:type="dxa"/>
              <w:bottom w:w="80" w:type="dxa"/>
              <w:right w:w="100" w:type="dxa"/>
            </w:tcMar>
            <w:vAlign w:val="center"/>
          </w:tcPr>
          <w:p w14:paraId="27CAC7A5" w14:textId="77777777" w:rsidR="00EE6D91" w:rsidRDefault="00000000">
            <w:r>
              <w:rPr>
                <w:rFonts w:ascii="Arial" w:eastAsia="Arial" w:hAnsi="Arial" w:cs="Arial"/>
                <w:sz w:val="20"/>
                <w:szCs w:val="20"/>
              </w:rPr>
              <w:t>12</w:t>
            </w:r>
          </w:p>
        </w:tc>
      </w:tr>
      <w:tr w:rsidR="00EE6D91" w14:paraId="3416C727" w14:textId="77777777">
        <w:tc>
          <w:tcPr>
            <w:tcW w:w="0" w:type="auto"/>
            <w:tcMar>
              <w:top w:w="80" w:type="dxa"/>
              <w:left w:w="100" w:type="dxa"/>
              <w:bottom w:w="80" w:type="dxa"/>
              <w:right w:w="100" w:type="dxa"/>
            </w:tcMar>
            <w:vAlign w:val="center"/>
          </w:tcPr>
          <w:p w14:paraId="73F03C6D" w14:textId="77777777" w:rsidR="00EE6D91" w:rsidRDefault="00000000">
            <w:r>
              <w:rPr>
                <w:rFonts w:ascii="Arial" w:eastAsia="Arial" w:hAnsi="Arial" w:cs="Arial"/>
                <w:sz w:val="20"/>
                <w:szCs w:val="20"/>
              </w:rPr>
              <w:t>4.2</w:t>
            </w:r>
          </w:p>
        </w:tc>
        <w:tc>
          <w:tcPr>
            <w:tcW w:w="0" w:type="auto"/>
            <w:tcMar>
              <w:top w:w="80" w:type="dxa"/>
              <w:left w:w="100" w:type="dxa"/>
              <w:bottom w:w="80" w:type="dxa"/>
              <w:right w:w="100" w:type="dxa"/>
            </w:tcMar>
            <w:vAlign w:val="center"/>
          </w:tcPr>
          <w:p w14:paraId="624B1330" w14:textId="77777777" w:rsidR="00EE6D91" w:rsidRDefault="00000000">
            <w:r>
              <w:rPr>
                <w:rFonts w:ascii="Arial" w:eastAsia="Arial" w:hAnsi="Arial" w:cs="Arial"/>
                <w:sz w:val="20"/>
                <w:szCs w:val="20"/>
              </w:rPr>
              <w:t>Test Plan &amp; Verification</w:t>
            </w:r>
          </w:p>
        </w:tc>
        <w:tc>
          <w:tcPr>
            <w:tcW w:w="0" w:type="auto"/>
            <w:tcMar>
              <w:top w:w="80" w:type="dxa"/>
              <w:left w:w="100" w:type="dxa"/>
              <w:bottom w:w="80" w:type="dxa"/>
              <w:right w:w="100" w:type="dxa"/>
            </w:tcMar>
            <w:vAlign w:val="center"/>
          </w:tcPr>
          <w:p w14:paraId="752C005C" w14:textId="77777777" w:rsidR="00EE6D91" w:rsidRDefault="00000000">
            <w:r>
              <w:rPr>
                <w:rFonts w:ascii="Arial" w:eastAsia="Arial" w:hAnsi="Arial" w:cs="Arial"/>
                <w:sz w:val="20"/>
                <w:szCs w:val="20"/>
              </w:rPr>
              <w:t>13</w:t>
            </w:r>
          </w:p>
        </w:tc>
      </w:tr>
      <w:tr w:rsidR="00EE6D91" w14:paraId="01EB278E" w14:textId="77777777">
        <w:tc>
          <w:tcPr>
            <w:tcW w:w="0" w:type="auto"/>
            <w:tcMar>
              <w:top w:w="80" w:type="dxa"/>
              <w:left w:w="100" w:type="dxa"/>
              <w:bottom w:w="80" w:type="dxa"/>
              <w:right w:w="100" w:type="dxa"/>
            </w:tcMar>
            <w:vAlign w:val="center"/>
          </w:tcPr>
          <w:p w14:paraId="68E2F536" w14:textId="77777777" w:rsidR="00EE6D91" w:rsidRDefault="00000000">
            <w:r>
              <w:rPr>
                <w:rFonts w:ascii="Arial" w:eastAsia="Arial" w:hAnsi="Arial" w:cs="Arial"/>
                <w:sz w:val="20"/>
                <w:szCs w:val="20"/>
              </w:rPr>
              <w:t>4.3</w:t>
            </w:r>
          </w:p>
        </w:tc>
        <w:tc>
          <w:tcPr>
            <w:tcW w:w="0" w:type="auto"/>
            <w:tcMar>
              <w:top w:w="80" w:type="dxa"/>
              <w:left w:w="100" w:type="dxa"/>
              <w:bottom w:w="80" w:type="dxa"/>
              <w:right w:w="100" w:type="dxa"/>
            </w:tcMar>
            <w:vAlign w:val="center"/>
          </w:tcPr>
          <w:p w14:paraId="65E614D9" w14:textId="77777777" w:rsidR="00EE6D91" w:rsidRDefault="00000000">
            <w:r>
              <w:rPr>
                <w:rFonts w:ascii="Arial" w:eastAsia="Arial" w:hAnsi="Arial" w:cs="Arial"/>
                <w:sz w:val="20"/>
                <w:szCs w:val="20"/>
              </w:rPr>
              <w:t>Design Specification vs Achieved Value</w:t>
            </w:r>
          </w:p>
        </w:tc>
        <w:tc>
          <w:tcPr>
            <w:tcW w:w="0" w:type="auto"/>
            <w:tcMar>
              <w:top w:w="80" w:type="dxa"/>
              <w:left w:w="100" w:type="dxa"/>
              <w:bottom w:w="80" w:type="dxa"/>
              <w:right w:w="100" w:type="dxa"/>
            </w:tcMar>
            <w:vAlign w:val="center"/>
          </w:tcPr>
          <w:p w14:paraId="46BAA8D1" w14:textId="77777777" w:rsidR="00EE6D91" w:rsidRDefault="00000000">
            <w:r>
              <w:rPr>
                <w:rFonts w:ascii="Arial" w:eastAsia="Arial" w:hAnsi="Arial" w:cs="Arial"/>
                <w:sz w:val="20"/>
                <w:szCs w:val="20"/>
              </w:rPr>
              <w:t>13</w:t>
            </w:r>
          </w:p>
        </w:tc>
      </w:tr>
      <w:tr w:rsidR="00EE6D91" w14:paraId="58B6C4DD" w14:textId="77777777">
        <w:tc>
          <w:tcPr>
            <w:tcW w:w="0" w:type="auto"/>
            <w:tcMar>
              <w:top w:w="80" w:type="dxa"/>
              <w:left w:w="100" w:type="dxa"/>
              <w:bottom w:w="80" w:type="dxa"/>
              <w:right w:w="100" w:type="dxa"/>
            </w:tcMar>
            <w:vAlign w:val="center"/>
          </w:tcPr>
          <w:p w14:paraId="35592CF5" w14:textId="77777777" w:rsidR="00EE6D91" w:rsidRDefault="00000000">
            <w:r>
              <w:rPr>
                <w:rFonts w:ascii="Arial" w:eastAsia="Arial" w:hAnsi="Arial" w:cs="Arial"/>
                <w:sz w:val="20"/>
                <w:szCs w:val="20"/>
              </w:rPr>
              <w:t>4.4</w:t>
            </w:r>
          </w:p>
        </w:tc>
        <w:tc>
          <w:tcPr>
            <w:tcW w:w="0" w:type="auto"/>
            <w:tcMar>
              <w:top w:w="80" w:type="dxa"/>
              <w:left w:w="100" w:type="dxa"/>
              <w:bottom w:w="80" w:type="dxa"/>
              <w:right w:w="100" w:type="dxa"/>
            </w:tcMar>
            <w:vAlign w:val="center"/>
          </w:tcPr>
          <w:p w14:paraId="391E7997" w14:textId="77777777" w:rsidR="00EE6D91" w:rsidRDefault="00000000">
            <w:r>
              <w:rPr>
                <w:rFonts w:ascii="Arial" w:eastAsia="Arial" w:hAnsi="Arial" w:cs="Arial"/>
                <w:sz w:val="20"/>
                <w:szCs w:val="20"/>
              </w:rPr>
              <w:t>Achievement of Objectives</w:t>
            </w:r>
          </w:p>
        </w:tc>
        <w:tc>
          <w:tcPr>
            <w:tcW w:w="0" w:type="auto"/>
            <w:tcMar>
              <w:top w:w="80" w:type="dxa"/>
              <w:left w:w="100" w:type="dxa"/>
              <w:bottom w:w="80" w:type="dxa"/>
              <w:right w:w="100" w:type="dxa"/>
            </w:tcMar>
            <w:vAlign w:val="center"/>
          </w:tcPr>
          <w:p w14:paraId="612B6461" w14:textId="77777777" w:rsidR="00EE6D91" w:rsidRDefault="00000000">
            <w:r>
              <w:rPr>
                <w:rFonts w:ascii="Arial" w:eastAsia="Arial" w:hAnsi="Arial" w:cs="Arial"/>
                <w:sz w:val="20"/>
                <w:szCs w:val="20"/>
              </w:rPr>
              <w:t>15</w:t>
            </w:r>
          </w:p>
        </w:tc>
      </w:tr>
      <w:tr w:rsidR="00EE6D91" w14:paraId="21467DCB" w14:textId="77777777">
        <w:tc>
          <w:tcPr>
            <w:tcW w:w="0" w:type="auto"/>
            <w:tcMar>
              <w:top w:w="80" w:type="dxa"/>
              <w:left w:w="100" w:type="dxa"/>
              <w:bottom w:w="80" w:type="dxa"/>
              <w:right w:w="100" w:type="dxa"/>
            </w:tcMar>
            <w:vAlign w:val="center"/>
          </w:tcPr>
          <w:p w14:paraId="76AB3423" w14:textId="77777777" w:rsidR="00EE6D91" w:rsidRDefault="00000000">
            <w:r>
              <w:rPr>
                <w:rFonts w:ascii="Arial" w:eastAsia="Arial" w:hAnsi="Arial" w:cs="Arial"/>
                <w:sz w:val="20"/>
                <w:szCs w:val="20"/>
              </w:rPr>
              <w:t>4.5</w:t>
            </w:r>
          </w:p>
        </w:tc>
        <w:tc>
          <w:tcPr>
            <w:tcW w:w="0" w:type="auto"/>
            <w:tcMar>
              <w:top w:w="80" w:type="dxa"/>
              <w:left w:w="100" w:type="dxa"/>
              <w:bottom w:w="80" w:type="dxa"/>
              <w:right w:w="100" w:type="dxa"/>
            </w:tcMar>
            <w:vAlign w:val="center"/>
          </w:tcPr>
          <w:p w14:paraId="20FC2B76" w14:textId="77777777" w:rsidR="00EE6D91" w:rsidRDefault="00000000">
            <w:r>
              <w:rPr>
                <w:rFonts w:ascii="Arial" w:eastAsia="Arial" w:hAnsi="Arial" w:cs="Arial"/>
                <w:sz w:val="20"/>
                <w:szCs w:val="20"/>
              </w:rPr>
              <w:t>Milestone Timeline</w:t>
            </w:r>
          </w:p>
        </w:tc>
        <w:tc>
          <w:tcPr>
            <w:tcW w:w="0" w:type="auto"/>
            <w:tcMar>
              <w:top w:w="80" w:type="dxa"/>
              <w:left w:w="100" w:type="dxa"/>
              <w:bottom w:w="80" w:type="dxa"/>
              <w:right w:w="100" w:type="dxa"/>
            </w:tcMar>
            <w:vAlign w:val="center"/>
          </w:tcPr>
          <w:p w14:paraId="051C1461" w14:textId="77777777" w:rsidR="00EE6D91" w:rsidRDefault="00000000">
            <w:r>
              <w:rPr>
                <w:rFonts w:ascii="Arial" w:eastAsia="Arial" w:hAnsi="Arial" w:cs="Arial"/>
                <w:sz w:val="20"/>
                <w:szCs w:val="20"/>
              </w:rPr>
              <w:t>16</w:t>
            </w:r>
          </w:p>
        </w:tc>
      </w:tr>
      <w:tr w:rsidR="00EE6D91" w14:paraId="408C35B6" w14:textId="77777777">
        <w:tc>
          <w:tcPr>
            <w:tcW w:w="0" w:type="auto"/>
            <w:tcMar>
              <w:top w:w="80" w:type="dxa"/>
              <w:left w:w="100" w:type="dxa"/>
              <w:bottom w:w="80" w:type="dxa"/>
              <w:right w:w="100" w:type="dxa"/>
            </w:tcMar>
            <w:vAlign w:val="center"/>
          </w:tcPr>
          <w:p w14:paraId="2854A333" w14:textId="77777777" w:rsidR="00EE6D91" w:rsidRDefault="00000000">
            <w:r>
              <w:rPr>
                <w:rFonts w:ascii="Arial" w:eastAsia="Arial" w:hAnsi="Arial" w:cs="Arial"/>
                <w:sz w:val="20"/>
                <w:szCs w:val="20"/>
              </w:rPr>
              <w:t>4.6</w:t>
            </w:r>
          </w:p>
        </w:tc>
        <w:tc>
          <w:tcPr>
            <w:tcW w:w="0" w:type="auto"/>
            <w:tcMar>
              <w:top w:w="80" w:type="dxa"/>
              <w:left w:w="100" w:type="dxa"/>
              <w:bottom w:w="80" w:type="dxa"/>
              <w:right w:w="100" w:type="dxa"/>
            </w:tcMar>
            <w:vAlign w:val="center"/>
          </w:tcPr>
          <w:p w14:paraId="520595D2" w14:textId="77777777" w:rsidR="00EE6D91" w:rsidRDefault="00000000">
            <w:r>
              <w:rPr>
                <w:rFonts w:ascii="Arial" w:eastAsia="Arial" w:hAnsi="Arial" w:cs="Arial"/>
                <w:sz w:val="20"/>
                <w:szCs w:val="20"/>
              </w:rPr>
              <w:t>Roles and Contribution</w:t>
            </w:r>
          </w:p>
        </w:tc>
        <w:tc>
          <w:tcPr>
            <w:tcW w:w="0" w:type="auto"/>
            <w:tcMar>
              <w:top w:w="80" w:type="dxa"/>
              <w:left w:w="100" w:type="dxa"/>
              <w:bottom w:w="80" w:type="dxa"/>
              <w:right w:w="100" w:type="dxa"/>
            </w:tcMar>
            <w:vAlign w:val="center"/>
          </w:tcPr>
          <w:p w14:paraId="3B517F44" w14:textId="77777777" w:rsidR="00EE6D91" w:rsidRDefault="00000000">
            <w:r>
              <w:rPr>
                <w:rFonts w:ascii="Arial" w:eastAsia="Arial" w:hAnsi="Arial" w:cs="Arial"/>
                <w:sz w:val="20"/>
                <w:szCs w:val="20"/>
              </w:rPr>
              <w:t>16</w:t>
            </w:r>
          </w:p>
        </w:tc>
      </w:tr>
      <w:tr w:rsidR="00EE6D91" w14:paraId="0A741D67" w14:textId="77777777">
        <w:tc>
          <w:tcPr>
            <w:tcW w:w="0" w:type="auto"/>
            <w:tcMar>
              <w:top w:w="80" w:type="dxa"/>
              <w:left w:w="100" w:type="dxa"/>
              <w:bottom w:w="80" w:type="dxa"/>
              <w:right w:w="100" w:type="dxa"/>
            </w:tcMar>
            <w:vAlign w:val="center"/>
          </w:tcPr>
          <w:p w14:paraId="5DF55112" w14:textId="77777777" w:rsidR="00EE6D91" w:rsidRDefault="00000000">
            <w:r>
              <w:rPr>
                <w:rFonts w:ascii="Arial" w:eastAsia="Arial" w:hAnsi="Arial" w:cs="Arial"/>
                <w:sz w:val="20"/>
                <w:szCs w:val="20"/>
              </w:rPr>
              <w:t>4.7</w:t>
            </w:r>
          </w:p>
        </w:tc>
        <w:tc>
          <w:tcPr>
            <w:tcW w:w="0" w:type="auto"/>
            <w:tcMar>
              <w:top w:w="80" w:type="dxa"/>
              <w:left w:w="100" w:type="dxa"/>
              <w:bottom w:w="80" w:type="dxa"/>
              <w:right w:w="100" w:type="dxa"/>
            </w:tcMar>
            <w:vAlign w:val="center"/>
          </w:tcPr>
          <w:p w14:paraId="27340418" w14:textId="77777777" w:rsidR="00EE6D91" w:rsidRDefault="00000000">
            <w:r>
              <w:rPr>
                <w:rFonts w:ascii="Arial" w:eastAsia="Arial" w:hAnsi="Arial" w:cs="Arial"/>
                <w:sz w:val="20"/>
                <w:szCs w:val="20"/>
              </w:rPr>
              <w:t>Estimated Project Cost</w:t>
            </w:r>
          </w:p>
        </w:tc>
        <w:tc>
          <w:tcPr>
            <w:tcW w:w="0" w:type="auto"/>
            <w:tcMar>
              <w:top w:w="80" w:type="dxa"/>
              <w:left w:w="100" w:type="dxa"/>
              <w:bottom w:w="80" w:type="dxa"/>
              <w:right w:w="100" w:type="dxa"/>
            </w:tcMar>
            <w:vAlign w:val="center"/>
          </w:tcPr>
          <w:p w14:paraId="118DDD6B" w14:textId="77777777" w:rsidR="00EE6D91" w:rsidRDefault="00000000">
            <w:r>
              <w:rPr>
                <w:rFonts w:ascii="Arial" w:eastAsia="Arial" w:hAnsi="Arial" w:cs="Arial"/>
                <w:sz w:val="20"/>
                <w:szCs w:val="20"/>
              </w:rPr>
              <w:t>16</w:t>
            </w:r>
          </w:p>
        </w:tc>
      </w:tr>
    </w:tbl>
    <w:p w14:paraId="2398AF7E" w14:textId="77777777" w:rsidR="00EE6D91" w:rsidRDefault="00000000">
      <w:r>
        <w:br w:type="page"/>
      </w:r>
    </w:p>
    <w:p w14:paraId="33913BA8" w14:textId="77777777" w:rsidR="00EE6D91" w:rsidRDefault="00000000">
      <w:pPr>
        <w:spacing w:before="100" w:after="300"/>
        <w:jc w:val="center"/>
      </w:pPr>
      <w:r>
        <w:rPr>
          <w:b/>
          <w:bCs/>
          <w:sz w:val="40"/>
          <w:szCs w:val="40"/>
        </w:rPr>
        <w:lastRenderedPageBreak/>
        <w:t>LIST OF ABBREVIATIONS / SYMBOLS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3"/>
        <w:gridCol w:w="6030"/>
        <w:gridCol w:w="1293"/>
      </w:tblGrid>
      <w:tr w:rsidR="00EE6D91" w14:paraId="7DC1CF84" w14:textId="77777777">
        <w:trPr>
          <w:tblHeader/>
        </w:trPr>
        <w:tc>
          <w:tcPr>
            <w:tcW w:w="0" w:type="auto"/>
            <w:shd w:val="clear" w:color="auto" w:fill="D9D9D9"/>
            <w:tcMar>
              <w:top w:w="80" w:type="dxa"/>
              <w:left w:w="100" w:type="dxa"/>
              <w:bottom w:w="80" w:type="dxa"/>
              <w:right w:w="100" w:type="dxa"/>
            </w:tcMar>
            <w:vAlign w:val="center"/>
          </w:tcPr>
          <w:p w14:paraId="65AA6F6D" w14:textId="77777777" w:rsidR="00EE6D91" w:rsidRDefault="00000000">
            <w:pPr>
              <w:jc w:val="center"/>
            </w:pPr>
            <w:r>
              <w:rPr>
                <w:rFonts w:ascii="Arial" w:eastAsia="Arial" w:hAnsi="Arial" w:cs="Arial"/>
                <w:b/>
                <w:bCs/>
                <w:sz w:val="20"/>
                <w:szCs w:val="20"/>
              </w:rPr>
              <w:t>Symbol</w:t>
            </w:r>
          </w:p>
        </w:tc>
        <w:tc>
          <w:tcPr>
            <w:tcW w:w="0" w:type="auto"/>
            <w:shd w:val="clear" w:color="auto" w:fill="D9D9D9"/>
            <w:tcMar>
              <w:top w:w="80" w:type="dxa"/>
              <w:left w:w="100" w:type="dxa"/>
              <w:bottom w:w="80" w:type="dxa"/>
              <w:right w:w="100" w:type="dxa"/>
            </w:tcMar>
            <w:vAlign w:val="center"/>
          </w:tcPr>
          <w:p w14:paraId="568188CE" w14:textId="77777777" w:rsidR="00EE6D91" w:rsidRDefault="00000000">
            <w:pPr>
              <w:jc w:val="center"/>
            </w:pPr>
            <w:r>
              <w:rPr>
                <w:rFonts w:ascii="Arial" w:eastAsia="Arial" w:hAnsi="Arial" w:cs="Arial"/>
                <w:b/>
                <w:bCs/>
                <w:sz w:val="20"/>
                <w:szCs w:val="20"/>
              </w:rPr>
              <w:t>Description</w:t>
            </w:r>
          </w:p>
        </w:tc>
        <w:tc>
          <w:tcPr>
            <w:tcW w:w="0" w:type="auto"/>
            <w:shd w:val="clear" w:color="auto" w:fill="D9D9D9"/>
            <w:tcMar>
              <w:top w:w="80" w:type="dxa"/>
              <w:left w:w="100" w:type="dxa"/>
              <w:bottom w:w="80" w:type="dxa"/>
              <w:right w:w="100" w:type="dxa"/>
            </w:tcMar>
            <w:vAlign w:val="center"/>
          </w:tcPr>
          <w:p w14:paraId="426A295E" w14:textId="77777777" w:rsidR="00EE6D91" w:rsidRDefault="00000000">
            <w:pPr>
              <w:jc w:val="center"/>
            </w:pPr>
            <w:r>
              <w:rPr>
                <w:rFonts w:ascii="Arial" w:eastAsia="Arial" w:hAnsi="Arial" w:cs="Arial"/>
                <w:b/>
                <w:bCs/>
                <w:sz w:val="20"/>
                <w:szCs w:val="20"/>
              </w:rPr>
              <w:t>Unit</w:t>
            </w:r>
          </w:p>
        </w:tc>
      </w:tr>
      <w:tr w:rsidR="00EE6D91" w14:paraId="28CDFC34" w14:textId="77777777">
        <w:tc>
          <w:tcPr>
            <w:tcW w:w="0" w:type="auto"/>
            <w:tcMar>
              <w:top w:w="80" w:type="dxa"/>
              <w:left w:w="100" w:type="dxa"/>
              <w:bottom w:w="80" w:type="dxa"/>
              <w:right w:w="100" w:type="dxa"/>
            </w:tcMar>
            <w:vAlign w:val="center"/>
          </w:tcPr>
          <w:p w14:paraId="0F42E907" w14:textId="77777777" w:rsidR="00EE6D91" w:rsidRDefault="00000000">
            <w:r>
              <w:rPr>
                <w:rFonts w:ascii="Arial" w:eastAsia="Arial" w:hAnsi="Arial" w:cs="Arial"/>
                <w:sz w:val="20"/>
                <w:szCs w:val="20"/>
              </w:rPr>
              <w:t>AI</w:t>
            </w:r>
          </w:p>
        </w:tc>
        <w:tc>
          <w:tcPr>
            <w:tcW w:w="0" w:type="auto"/>
            <w:tcMar>
              <w:top w:w="80" w:type="dxa"/>
              <w:left w:w="100" w:type="dxa"/>
              <w:bottom w:w="80" w:type="dxa"/>
              <w:right w:w="100" w:type="dxa"/>
            </w:tcMar>
            <w:vAlign w:val="center"/>
          </w:tcPr>
          <w:p w14:paraId="14F25E94" w14:textId="77777777" w:rsidR="00EE6D91" w:rsidRDefault="00000000">
            <w:r>
              <w:rPr>
                <w:rFonts w:ascii="Arial" w:eastAsia="Arial" w:hAnsi="Arial" w:cs="Arial"/>
                <w:sz w:val="20"/>
                <w:szCs w:val="20"/>
              </w:rPr>
              <w:t>Artificial Intelligence</w:t>
            </w:r>
          </w:p>
        </w:tc>
        <w:tc>
          <w:tcPr>
            <w:tcW w:w="0" w:type="auto"/>
            <w:tcMar>
              <w:top w:w="80" w:type="dxa"/>
              <w:left w:w="100" w:type="dxa"/>
              <w:bottom w:w="80" w:type="dxa"/>
              <w:right w:w="100" w:type="dxa"/>
            </w:tcMar>
            <w:vAlign w:val="center"/>
          </w:tcPr>
          <w:p w14:paraId="31230D9D" w14:textId="77777777" w:rsidR="00EE6D91" w:rsidRDefault="00000000">
            <w:r>
              <w:rPr>
                <w:rFonts w:ascii="Arial" w:eastAsia="Arial" w:hAnsi="Arial" w:cs="Arial"/>
                <w:sz w:val="20"/>
                <w:szCs w:val="20"/>
              </w:rPr>
              <w:t>–</w:t>
            </w:r>
          </w:p>
        </w:tc>
      </w:tr>
      <w:tr w:rsidR="00EE6D91" w14:paraId="483373F4" w14:textId="77777777">
        <w:tc>
          <w:tcPr>
            <w:tcW w:w="0" w:type="auto"/>
            <w:tcMar>
              <w:top w:w="80" w:type="dxa"/>
              <w:left w:w="100" w:type="dxa"/>
              <w:bottom w:w="80" w:type="dxa"/>
              <w:right w:w="100" w:type="dxa"/>
            </w:tcMar>
            <w:vAlign w:val="center"/>
          </w:tcPr>
          <w:p w14:paraId="01512B44" w14:textId="77777777" w:rsidR="00EE6D91" w:rsidRDefault="00000000">
            <w:r>
              <w:rPr>
                <w:rFonts w:ascii="Arial" w:eastAsia="Arial" w:hAnsi="Arial" w:cs="Arial"/>
                <w:sz w:val="20"/>
                <w:szCs w:val="20"/>
              </w:rPr>
              <w:t>LLM</w:t>
            </w:r>
          </w:p>
        </w:tc>
        <w:tc>
          <w:tcPr>
            <w:tcW w:w="0" w:type="auto"/>
            <w:tcMar>
              <w:top w:w="80" w:type="dxa"/>
              <w:left w:w="100" w:type="dxa"/>
              <w:bottom w:w="80" w:type="dxa"/>
              <w:right w:w="100" w:type="dxa"/>
            </w:tcMar>
            <w:vAlign w:val="center"/>
          </w:tcPr>
          <w:p w14:paraId="21F5710C" w14:textId="77777777" w:rsidR="00EE6D91" w:rsidRDefault="00000000">
            <w:r>
              <w:rPr>
                <w:rFonts w:ascii="Arial" w:eastAsia="Arial" w:hAnsi="Arial" w:cs="Arial"/>
                <w:sz w:val="20"/>
                <w:szCs w:val="20"/>
              </w:rPr>
              <w:t>Large Language Model</w:t>
            </w:r>
          </w:p>
        </w:tc>
        <w:tc>
          <w:tcPr>
            <w:tcW w:w="0" w:type="auto"/>
            <w:tcMar>
              <w:top w:w="80" w:type="dxa"/>
              <w:left w:w="100" w:type="dxa"/>
              <w:bottom w:w="80" w:type="dxa"/>
              <w:right w:w="100" w:type="dxa"/>
            </w:tcMar>
            <w:vAlign w:val="center"/>
          </w:tcPr>
          <w:p w14:paraId="5FFEACAE" w14:textId="77777777" w:rsidR="00EE6D91" w:rsidRDefault="00000000">
            <w:r>
              <w:rPr>
                <w:rFonts w:ascii="Arial" w:eastAsia="Arial" w:hAnsi="Arial" w:cs="Arial"/>
                <w:sz w:val="20"/>
                <w:szCs w:val="20"/>
              </w:rPr>
              <w:t>–</w:t>
            </w:r>
          </w:p>
        </w:tc>
      </w:tr>
      <w:tr w:rsidR="00EE6D91" w14:paraId="27C4BD79" w14:textId="77777777">
        <w:tc>
          <w:tcPr>
            <w:tcW w:w="0" w:type="auto"/>
            <w:tcMar>
              <w:top w:w="80" w:type="dxa"/>
              <w:left w:w="100" w:type="dxa"/>
              <w:bottom w:w="80" w:type="dxa"/>
              <w:right w:w="100" w:type="dxa"/>
            </w:tcMar>
            <w:vAlign w:val="center"/>
          </w:tcPr>
          <w:p w14:paraId="78F4269D" w14:textId="77777777" w:rsidR="00EE6D91" w:rsidRDefault="00000000">
            <w:r>
              <w:rPr>
                <w:rFonts w:ascii="Arial" w:eastAsia="Arial" w:hAnsi="Arial" w:cs="Arial"/>
                <w:sz w:val="20"/>
                <w:szCs w:val="20"/>
              </w:rPr>
              <w:t>API</w:t>
            </w:r>
          </w:p>
        </w:tc>
        <w:tc>
          <w:tcPr>
            <w:tcW w:w="0" w:type="auto"/>
            <w:tcMar>
              <w:top w:w="80" w:type="dxa"/>
              <w:left w:w="100" w:type="dxa"/>
              <w:bottom w:w="80" w:type="dxa"/>
              <w:right w:w="100" w:type="dxa"/>
            </w:tcMar>
            <w:vAlign w:val="center"/>
          </w:tcPr>
          <w:p w14:paraId="497A401C" w14:textId="77777777" w:rsidR="00EE6D91" w:rsidRDefault="00000000">
            <w:r>
              <w:rPr>
                <w:rFonts w:ascii="Arial" w:eastAsia="Arial" w:hAnsi="Arial" w:cs="Arial"/>
                <w:sz w:val="20"/>
                <w:szCs w:val="20"/>
              </w:rPr>
              <w:t>Application Programming Interface</w:t>
            </w:r>
          </w:p>
        </w:tc>
        <w:tc>
          <w:tcPr>
            <w:tcW w:w="0" w:type="auto"/>
            <w:tcMar>
              <w:top w:w="80" w:type="dxa"/>
              <w:left w:w="100" w:type="dxa"/>
              <w:bottom w:w="80" w:type="dxa"/>
              <w:right w:w="100" w:type="dxa"/>
            </w:tcMar>
            <w:vAlign w:val="center"/>
          </w:tcPr>
          <w:p w14:paraId="71FA3B60" w14:textId="77777777" w:rsidR="00EE6D91" w:rsidRDefault="00000000">
            <w:r>
              <w:rPr>
                <w:rFonts w:ascii="Arial" w:eastAsia="Arial" w:hAnsi="Arial" w:cs="Arial"/>
                <w:sz w:val="20"/>
                <w:szCs w:val="20"/>
              </w:rPr>
              <w:t>–</w:t>
            </w:r>
          </w:p>
        </w:tc>
      </w:tr>
      <w:tr w:rsidR="00EE6D91" w14:paraId="5642828D" w14:textId="77777777">
        <w:tc>
          <w:tcPr>
            <w:tcW w:w="0" w:type="auto"/>
            <w:tcMar>
              <w:top w:w="80" w:type="dxa"/>
              <w:left w:w="100" w:type="dxa"/>
              <w:bottom w:w="80" w:type="dxa"/>
              <w:right w:w="100" w:type="dxa"/>
            </w:tcMar>
            <w:vAlign w:val="center"/>
          </w:tcPr>
          <w:p w14:paraId="41A59E81" w14:textId="77777777" w:rsidR="00EE6D91" w:rsidRDefault="00000000">
            <w:r>
              <w:rPr>
                <w:rFonts w:ascii="Arial" w:eastAsia="Arial" w:hAnsi="Arial" w:cs="Arial"/>
                <w:sz w:val="20"/>
                <w:szCs w:val="20"/>
              </w:rPr>
              <w:t>DT</w:t>
            </w:r>
          </w:p>
        </w:tc>
        <w:tc>
          <w:tcPr>
            <w:tcW w:w="0" w:type="auto"/>
            <w:tcMar>
              <w:top w:w="80" w:type="dxa"/>
              <w:left w:w="100" w:type="dxa"/>
              <w:bottom w:w="80" w:type="dxa"/>
              <w:right w:w="100" w:type="dxa"/>
            </w:tcMar>
            <w:vAlign w:val="center"/>
          </w:tcPr>
          <w:p w14:paraId="09BE82A6" w14:textId="77777777" w:rsidR="00EE6D91" w:rsidRDefault="00000000">
            <w:r>
              <w:rPr>
                <w:rFonts w:ascii="Arial" w:eastAsia="Arial" w:hAnsi="Arial" w:cs="Arial"/>
                <w:sz w:val="20"/>
                <w:szCs w:val="20"/>
              </w:rPr>
              <w:t>Digital Twin</w:t>
            </w:r>
          </w:p>
        </w:tc>
        <w:tc>
          <w:tcPr>
            <w:tcW w:w="0" w:type="auto"/>
            <w:tcMar>
              <w:top w:w="80" w:type="dxa"/>
              <w:left w:w="100" w:type="dxa"/>
              <w:bottom w:w="80" w:type="dxa"/>
              <w:right w:w="100" w:type="dxa"/>
            </w:tcMar>
            <w:vAlign w:val="center"/>
          </w:tcPr>
          <w:p w14:paraId="6CA6CE3A" w14:textId="77777777" w:rsidR="00EE6D91" w:rsidRDefault="00000000">
            <w:r>
              <w:rPr>
                <w:rFonts w:ascii="Arial" w:eastAsia="Arial" w:hAnsi="Arial" w:cs="Arial"/>
                <w:sz w:val="20"/>
                <w:szCs w:val="20"/>
              </w:rPr>
              <w:t>–</w:t>
            </w:r>
          </w:p>
        </w:tc>
      </w:tr>
      <w:tr w:rsidR="00EE6D91" w14:paraId="4B3CE899" w14:textId="77777777">
        <w:tc>
          <w:tcPr>
            <w:tcW w:w="0" w:type="auto"/>
            <w:tcMar>
              <w:top w:w="80" w:type="dxa"/>
              <w:left w:w="100" w:type="dxa"/>
              <w:bottom w:w="80" w:type="dxa"/>
              <w:right w:w="100" w:type="dxa"/>
            </w:tcMar>
            <w:vAlign w:val="center"/>
          </w:tcPr>
          <w:p w14:paraId="50974240" w14:textId="77777777" w:rsidR="00EE6D91" w:rsidRDefault="00000000">
            <w:r>
              <w:rPr>
                <w:rFonts w:ascii="Arial" w:eastAsia="Arial" w:hAnsi="Arial" w:cs="Arial"/>
                <w:sz w:val="20"/>
                <w:szCs w:val="20"/>
              </w:rPr>
              <w:t>SC</w:t>
            </w:r>
          </w:p>
        </w:tc>
        <w:tc>
          <w:tcPr>
            <w:tcW w:w="0" w:type="auto"/>
            <w:tcMar>
              <w:top w:w="80" w:type="dxa"/>
              <w:left w:w="100" w:type="dxa"/>
              <w:bottom w:w="80" w:type="dxa"/>
              <w:right w:w="100" w:type="dxa"/>
            </w:tcMar>
            <w:vAlign w:val="center"/>
          </w:tcPr>
          <w:p w14:paraId="55D561B9" w14:textId="77777777" w:rsidR="00EE6D91" w:rsidRDefault="00000000">
            <w:r>
              <w:rPr>
                <w:rFonts w:ascii="Arial" w:eastAsia="Arial" w:hAnsi="Arial" w:cs="Arial"/>
                <w:sz w:val="20"/>
                <w:szCs w:val="20"/>
              </w:rPr>
              <w:t>Supply Chain</w:t>
            </w:r>
          </w:p>
        </w:tc>
        <w:tc>
          <w:tcPr>
            <w:tcW w:w="0" w:type="auto"/>
            <w:tcMar>
              <w:top w:w="80" w:type="dxa"/>
              <w:left w:w="100" w:type="dxa"/>
              <w:bottom w:w="80" w:type="dxa"/>
              <w:right w:w="100" w:type="dxa"/>
            </w:tcMar>
            <w:vAlign w:val="center"/>
          </w:tcPr>
          <w:p w14:paraId="7612D331" w14:textId="77777777" w:rsidR="00EE6D91" w:rsidRDefault="00000000">
            <w:r>
              <w:rPr>
                <w:rFonts w:ascii="Arial" w:eastAsia="Arial" w:hAnsi="Arial" w:cs="Arial"/>
                <w:sz w:val="20"/>
                <w:szCs w:val="20"/>
              </w:rPr>
              <w:t>–</w:t>
            </w:r>
          </w:p>
        </w:tc>
      </w:tr>
      <w:tr w:rsidR="00EE6D91" w14:paraId="52841A00" w14:textId="77777777">
        <w:tc>
          <w:tcPr>
            <w:tcW w:w="0" w:type="auto"/>
            <w:tcMar>
              <w:top w:w="80" w:type="dxa"/>
              <w:left w:w="100" w:type="dxa"/>
              <w:bottom w:w="80" w:type="dxa"/>
              <w:right w:w="100" w:type="dxa"/>
            </w:tcMar>
            <w:vAlign w:val="center"/>
          </w:tcPr>
          <w:p w14:paraId="7AB421B3" w14:textId="77777777" w:rsidR="00EE6D91" w:rsidRDefault="00000000">
            <w:r>
              <w:rPr>
                <w:rFonts w:ascii="Arial" w:eastAsia="Arial" w:hAnsi="Arial" w:cs="Arial"/>
                <w:sz w:val="20"/>
                <w:szCs w:val="20"/>
              </w:rPr>
              <w:t>ETA</w:t>
            </w:r>
          </w:p>
        </w:tc>
        <w:tc>
          <w:tcPr>
            <w:tcW w:w="0" w:type="auto"/>
            <w:tcMar>
              <w:top w:w="80" w:type="dxa"/>
              <w:left w:w="100" w:type="dxa"/>
              <w:bottom w:w="80" w:type="dxa"/>
              <w:right w:w="100" w:type="dxa"/>
            </w:tcMar>
            <w:vAlign w:val="center"/>
          </w:tcPr>
          <w:p w14:paraId="6B7DD459" w14:textId="77777777" w:rsidR="00EE6D91" w:rsidRDefault="00000000">
            <w:r>
              <w:rPr>
                <w:rFonts w:ascii="Arial" w:eastAsia="Arial" w:hAnsi="Arial" w:cs="Arial"/>
                <w:sz w:val="20"/>
                <w:szCs w:val="20"/>
              </w:rPr>
              <w:t>Estimated Time of Arrival</w:t>
            </w:r>
          </w:p>
        </w:tc>
        <w:tc>
          <w:tcPr>
            <w:tcW w:w="0" w:type="auto"/>
            <w:tcMar>
              <w:top w:w="80" w:type="dxa"/>
              <w:left w:w="100" w:type="dxa"/>
              <w:bottom w:w="80" w:type="dxa"/>
              <w:right w:w="100" w:type="dxa"/>
            </w:tcMar>
            <w:vAlign w:val="center"/>
          </w:tcPr>
          <w:p w14:paraId="55485224" w14:textId="77777777" w:rsidR="00EE6D91" w:rsidRDefault="00000000">
            <w:r>
              <w:rPr>
                <w:rFonts w:ascii="Arial" w:eastAsia="Arial" w:hAnsi="Arial" w:cs="Arial"/>
                <w:sz w:val="20"/>
                <w:szCs w:val="20"/>
              </w:rPr>
              <w:t>hours</w:t>
            </w:r>
          </w:p>
        </w:tc>
      </w:tr>
      <w:tr w:rsidR="00EE6D91" w14:paraId="1FD5F3B0" w14:textId="77777777">
        <w:tc>
          <w:tcPr>
            <w:tcW w:w="0" w:type="auto"/>
            <w:tcMar>
              <w:top w:w="80" w:type="dxa"/>
              <w:left w:w="100" w:type="dxa"/>
              <w:bottom w:w="80" w:type="dxa"/>
              <w:right w:w="100" w:type="dxa"/>
            </w:tcMar>
            <w:vAlign w:val="center"/>
          </w:tcPr>
          <w:p w14:paraId="30E6538F" w14:textId="77777777" w:rsidR="00EE6D91" w:rsidRDefault="00000000">
            <w:r>
              <w:rPr>
                <w:rFonts w:ascii="Arial" w:eastAsia="Arial" w:hAnsi="Arial" w:cs="Arial"/>
                <w:sz w:val="20"/>
                <w:szCs w:val="20"/>
              </w:rPr>
              <w:t>km</w:t>
            </w:r>
          </w:p>
        </w:tc>
        <w:tc>
          <w:tcPr>
            <w:tcW w:w="0" w:type="auto"/>
            <w:tcMar>
              <w:top w:w="80" w:type="dxa"/>
              <w:left w:w="100" w:type="dxa"/>
              <w:bottom w:w="80" w:type="dxa"/>
              <w:right w:w="100" w:type="dxa"/>
            </w:tcMar>
            <w:vAlign w:val="center"/>
          </w:tcPr>
          <w:p w14:paraId="0F205B76" w14:textId="77777777" w:rsidR="00EE6D91" w:rsidRDefault="00000000">
            <w:r>
              <w:rPr>
                <w:rFonts w:ascii="Arial" w:eastAsia="Arial" w:hAnsi="Arial" w:cs="Arial"/>
                <w:sz w:val="20"/>
                <w:szCs w:val="20"/>
              </w:rPr>
              <w:t>Kilometre</w:t>
            </w:r>
          </w:p>
        </w:tc>
        <w:tc>
          <w:tcPr>
            <w:tcW w:w="0" w:type="auto"/>
            <w:tcMar>
              <w:top w:w="80" w:type="dxa"/>
              <w:left w:w="100" w:type="dxa"/>
              <w:bottom w:w="80" w:type="dxa"/>
              <w:right w:w="100" w:type="dxa"/>
            </w:tcMar>
            <w:vAlign w:val="center"/>
          </w:tcPr>
          <w:p w14:paraId="67616E6B" w14:textId="77777777" w:rsidR="00EE6D91" w:rsidRDefault="00000000">
            <w:r>
              <w:rPr>
                <w:rFonts w:ascii="Arial" w:eastAsia="Arial" w:hAnsi="Arial" w:cs="Arial"/>
                <w:sz w:val="20"/>
                <w:szCs w:val="20"/>
              </w:rPr>
              <w:t>km</w:t>
            </w:r>
          </w:p>
        </w:tc>
      </w:tr>
      <w:tr w:rsidR="00EE6D91" w14:paraId="7C0D31FD" w14:textId="77777777">
        <w:tc>
          <w:tcPr>
            <w:tcW w:w="0" w:type="auto"/>
            <w:tcMar>
              <w:top w:w="80" w:type="dxa"/>
              <w:left w:w="100" w:type="dxa"/>
              <w:bottom w:w="80" w:type="dxa"/>
              <w:right w:w="100" w:type="dxa"/>
            </w:tcMar>
            <w:vAlign w:val="center"/>
          </w:tcPr>
          <w:p w14:paraId="6DF2613B" w14:textId="77777777" w:rsidR="00EE6D91" w:rsidRDefault="00000000">
            <w:r>
              <w:rPr>
                <w:rFonts w:ascii="Arial" w:eastAsia="Arial" w:hAnsi="Arial" w:cs="Arial"/>
                <w:sz w:val="20"/>
                <w:szCs w:val="20"/>
              </w:rPr>
              <w:t>₹</w:t>
            </w:r>
          </w:p>
        </w:tc>
        <w:tc>
          <w:tcPr>
            <w:tcW w:w="0" w:type="auto"/>
            <w:tcMar>
              <w:top w:w="80" w:type="dxa"/>
              <w:left w:w="100" w:type="dxa"/>
              <w:bottom w:w="80" w:type="dxa"/>
              <w:right w:w="100" w:type="dxa"/>
            </w:tcMar>
            <w:vAlign w:val="center"/>
          </w:tcPr>
          <w:p w14:paraId="0688FA6A" w14:textId="77777777" w:rsidR="00EE6D91" w:rsidRDefault="00000000">
            <w:r>
              <w:rPr>
                <w:rFonts w:ascii="Arial" w:eastAsia="Arial" w:hAnsi="Arial" w:cs="Arial"/>
                <w:sz w:val="20"/>
                <w:szCs w:val="20"/>
              </w:rPr>
              <w:t>Indian Rupee</w:t>
            </w:r>
          </w:p>
        </w:tc>
        <w:tc>
          <w:tcPr>
            <w:tcW w:w="0" w:type="auto"/>
            <w:tcMar>
              <w:top w:w="80" w:type="dxa"/>
              <w:left w:w="100" w:type="dxa"/>
              <w:bottom w:w="80" w:type="dxa"/>
              <w:right w:w="100" w:type="dxa"/>
            </w:tcMar>
            <w:vAlign w:val="center"/>
          </w:tcPr>
          <w:p w14:paraId="4FFB703A" w14:textId="77777777" w:rsidR="00EE6D91" w:rsidRDefault="00000000">
            <w:r>
              <w:rPr>
                <w:rFonts w:ascii="Arial" w:eastAsia="Arial" w:hAnsi="Arial" w:cs="Arial"/>
                <w:sz w:val="20"/>
                <w:szCs w:val="20"/>
              </w:rPr>
              <w:t>INR</w:t>
            </w:r>
          </w:p>
        </w:tc>
      </w:tr>
    </w:tbl>
    <w:p w14:paraId="2143BDB5" w14:textId="77777777" w:rsidR="00EE6D91" w:rsidRDefault="00000000">
      <w:r>
        <w:br w:type="page"/>
      </w:r>
    </w:p>
    <w:p w14:paraId="3ED199E7" w14:textId="77777777" w:rsidR="00EE6D91" w:rsidRPr="007B70F0" w:rsidRDefault="00000000">
      <w:pPr>
        <w:spacing w:before="200" w:after="40"/>
        <w:jc w:val="center"/>
        <w:rPr>
          <w:sz w:val="36"/>
          <w:szCs w:val="36"/>
          <w:rPrChange w:id="62" w:author="Praveen kumar C" w:date="2026-09-02T16:05:00Z" w16du:dateUtc="2026-09-02T10:35:00Z">
            <w:rPr/>
          </w:rPrChange>
        </w:rPr>
      </w:pPr>
      <w:r w:rsidRPr="007B70F0">
        <w:rPr>
          <w:b/>
          <w:bCs/>
          <w:sz w:val="36"/>
          <w:szCs w:val="36"/>
          <w:rPrChange w:id="63" w:author="Praveen kumar C" w:date="2026-09-02T16:05:00Z" w16du:dateUtc="2026-09-02T10:35:00Z">
            <w:rPr>
              <w:b/>
              <w:bCs/>
            </w:rPr>
          </w:rPrChange>
        </w:rPr>
        <w:lastRenderedPageBreak/>
        <w:t>CHAPTER 1</w:t>
      </w:r>
    </w:p>
    <w:p w14:paraId="0A0A01E5" w14:textId="77777777" w:rsidR="00EE6D91" w:rsidRPr="007B70F0" w:rsidRDefault="00000000">
      <w:pPr>
        <w:spacing w:after="260"/>
        <w:jc w:val="center"/>
        <w:rPr>
          <w:sz w:val="36"/>
          <w:szCs w:val="36"/>
          <w:rPrChange w:id="64" w:author="Praveen kumar C" w:date="2026-09-02T16:05:00Z" w16du:dateUtc="2026-09-02T10:35:00Z">
            <w:rPr/>
          </w:rPrChange>
        </w:rPr>
      </w:pPr>
      <w:r w:rsidRPr="007B70F0">
        <w:rPr>
          <w:b/>
          <w:bCs/>
          <w:sz w:val="36"/>
          <w:szCs w:val="36"/>
          <w:rPrChange w:id="65" w:author="Praveen kumar C" w:date="2026-09-02T16:05:00Z" w16du:dateUtc="2026-09-02T10:35:00Z">
            <w:rPr>
              <w:b/>
              <w:bCs/>
            </w:rPr>
          </w:rPrChange>
        </w:rPr>
        <w:t>INTRODUCTION AND ENGINEERING PROBLEM</w:t>
      </w:r>
    </w:p>
    <w:p w14:paraId="3CF772E7" w14:textId="77777777" w:rsidR="00EE6D91" w:rsidRPr="007B70F0" w:rsidRDefault="00000000">
      <w:pPr>
        <w:spacing w:before="240" w:after="120"/>
        <w:rPr>
          <w:sz w:val="32"/>
          <w:szCs w:val="32"/>
          <w:rPrChange w:id="66" w:author="Praveen kumar C" w:date="2026-09-02T16:06:00Z" w16du:dateUtc="2026-09-02T10:36:00Z">
            <w:rPr/>
          </w:rPrChange>
        </w:rPr>
      </w:pPr>
      <w:r w:rsidRPr="007B70F0">
        <w:rPr>
          <w:b/>
          <w:bCs/>
          <w:sz w:val="32"/>
          <w:szCs w:val="32"/>
          <w:rPrChange w:id="67" w:author="Praveen kumar C" w:date="2026-09-02T16:06:00Z" w16du:dateUtc="2026-09-02T10:36:00Z">
            <w:rPr>
              <w:b/>
              <w:bCs/>
            </w:rPr>
          </w:rPrChange>
        </w:rPr>
        <w:t>1.1 Background</w:t>
      </w:r>
    </w:p>
    <w:p w14:paraId="7BFFD10B" w14:textId="2C844351" w:rsidR="00EE6D91" w:rsidRDefault="00000000">
      <w:pPr>
        <w:spacing w:after="160" w:line="300" w:lineRule="auto"/>
        <w:jc w:val="distribute"/>
        <w:pPrChange w:id="68" w:author="Praveen kumar C" w:date="2026-09-02T16:02:00Z" w16du:dateUtc="2026-09-02T10:32:00Z">
          <w:pPr>
            <w:spacing w:after="160" w:line="300" w:lineRule="auto"/>
          </w:pPr>
        </w:pPrChange>
      </w:pPr>
      <w:r>
        <w:t xml:space="preserve">Supply chains form the backbone of modern commerce, moving raw materials, components, and finished goods from suppliers to customers across complex, interconnected networks. These networks are increasingly vulnerable to unexpected disruptions such as natural disasters, transportation delays, supplier failures, and sudden demand fluctuations. Digital Twin technology addresses part of this challenge by creating a virtual representation of a physical supply chain, allowing organisations to monitor and analyse operations without risk to real-world activity. Separately, Generative AI has demonstrated the ability to produce realistic, varied synthetic scenarios from learned patterns, making it well suited to generating plausible disruption events that would otherwise require extensive historical data to anticipate. </w:t>
      </w:r>
      <w:proofErr w:type="spellStart"/>
      <w:r>
        <w:t>GenTwin</w:t>
      </w:r>
      <w:proofErr w:type="spellEnd"/>
      <w:r>
        <w:t xml:space="preserve"> brings these two technologies together: a Digital Twin provides the structural model of the supply chain, while Generative AI populates that model with realistic disruption scenarios for analysis and </w:t>
      </w:r>
      <w:proofErr w:type="gramStart"/>
      <w:r>
        <w:t>planning.</w:t>
      </w:r>
      <w:ins w:id="69" w:author="Praveen kumar C" w:date="2026-09-02T16:02:00Z" w16du:dateUtc="2026-09-02T10:32:00Z">
        <w:r w:rsidR="007B70F0" w:rsidRPr="007B70F0">
          <w:rPr>
            <w:color w:val="FFFFFF" w:themeColor="background1"/>
            <w:rPrChange w:id="70" w:author="Praveen kumar C" w:date="2026-09-02T16:02:00Z" w16du:dateUtc="2026-09-02T10:32:00Z">
              <w:rPr/>
            </w:rPrChange>
          </w:rPr>
          <w:t>=</w:t>
        </w:r>
        <w:proofErr w:type="gramEnd"/>
        <w:r w:rsidR="007B70F0" w:rsidRPr="007B70F0">
          <w:rPr>
            <w:color w:val="FFFFFF" w:themeColor="background1"/>
            <w:rPrChange w:id="71" w:author="Praveen kumar C" w:date="2026-09-02T16:02:00Z" w16du:dateUtc="2026-09-02T10:32:00Z">
              <w:rPr/>
            </w:rPrChange>
          </w:rPr>
          <w:t>==================================================</w:t>
        </w:r>
      </w:ins>
    </w:p>
    <w:p w14:paraId="20039DFE" w14:textId="77777777" w:rsidR="00EE6D91" w:rsidRPr="007B70F0" w:rsidRDefault="00000000">
      <w:pPr>
        <w:spacing w:before="240" w:after="120"/>
        <w:rPr>
          <w:sz w:val="32"/>
          <w:szCs w:val="32"/>
          <w:rPrChange w:id="72" w:author="Praveen kumar C" w:date="2026-09-02T16:06:00Z" w16du:dateUtc="2026-09-02T10:36:00Z">
            <w:rPr/>
          </w:rPrChange>
        </w:rPr>
      </w:pPr>
      <w:r w:rsidRPr="007B70F0">
        <w:rPr>
          <w:b/>
          <w:bCs/>
          <w:sz w:val="32"/>
          <w:szCs w:val="32"/>
          <w:rPrChange w:id="73" w:author="Praveen kumar C" w:date="2026-09-02T16:06:00Z" w16du:dateUtc="2026-09-02T10:36:00Z">
            <w:rPr>
              <w:b/>
              <w:bCs/>
            </w:rPr>
          </w:rPrChange>
        </w:rPr>
        <w:t>1.2 Need for the Project</w:t>
      </w:r>
    </w:p>
    <w:p w14:paraId="45D0CAA7" w14:textId="5A27B634" w:rsidR="00EE6D91" w:rsidRDefault="00000000">
      <w:pPr>
        <w:spacing w:after="160" w:line="300" w:lineRule="auto"/>
        <w:jc w:val="distribute"/>
        <w:pPrChange w:id="74" w:author="Praveen kumar C" w:date="2026-09-02T16:02:00Z" w16du:dateUtc="2026-09-02T10:32:00Z">
          <w:pPr>
            <w:spacing w:after="160" w:line="300" w:lineRule="auto"/>
          </w:pPr>
        </w:pPrChange>
      </w:pPr>
      <w:r>
        <w:t xml:space="preserve">Supply chain disruptions can halt production lines, delay customer deliveries, and increase operating costs, and their downstream effects are often felt by suppliers, logistics partners, retailers, and end customers alike. Existing Digital Twin deployments in industry are predominantly used for real-time monitoring and visualisation; they show what is currently happening but offer limited capability to anticipate what could happen under a disruption, or to recommend what should be done in response. Traditional risk-planning approaches, in turn, rely on manually authored disruption scenarios that are time-consuming to create and rarely cover the range of situations a real supply chain can face. There is a clear engineering need for a system that can automatically generate varied, realistic disruption scenarios, quantify their operational impact, and recommend concrete recovery actions, so that organisations can plan proactively rather than </w:t>
      </w:r>
      <w:proofErr w:type="gramStart"/>
      <w:r>
        <w:t>reactively.</w:t>
      </w:r>
      <w:ins w:id="75" w:author="Praveen kumar C" w:date="2026-09-02T16:03:00Z" w16du:dateUtc="2026-09-02T10:33:00Z">
        <w:r w:rsidR="007B70F0" w:rsidRPr="007B70F0">
          <w:rPr>
            <w:color w:val="FFFFFF" w:themeColor="background1"/>
            <w:rPrChange w:id="76" w:author="Praveen kumar C" w:date="2026-09-02T16:03:00Z" w16du:dateUtc="2026-09-02T10:33:00Z">
              <w:rPr/>
            </w:rPrChange>
          </w:rPr>
          <w:t>=</w:t>
        </w:r>
        <w:proofErr w:type="gramEnd"/>
        <w:r w:rsidR="007B70F0" w:rsidRPr="007B70F0">
          <w:rPr>
            <w:color w:val="FFFFFF" w:themeColor="background1"/>
            <w:rPrChange w:id="77" w:author="Praveen kumar C" w:date="2026-09-02T16:03:00Z" w16du:dateUtc="2026-09-02T10:33:00Z">
              <w:rPr/>
            </w:rPrChange>
          </w:rPr>
          <w:t>==========================================</w:t>
        </w:r>
      </w:ins>
    </w:p>
    <w:p w14:paraId="75FB370A" w14:textId="77777777" w:rsidR="00EE6D91" w:rsidRPr="007B70F0" w:rsidRDefault="00000000" w:rsidP="007B70F0">
      <w:pPr>
        <w:spacing w:before="240" w:after="120"/>
        <w:rPr>
          <w:sz w:val="32"/>
          <w:szCs w:val="32"/>
          <w:rPrChange w:id="78" w:author="Praveen kumar C" w:date="2026-09-02T16:06:00Z" w16du:dateUtc="2026-09-02T10:36:00Z">
            <w:rPr/>
          </w:rPrChange>
        </w:rPr>
      </w:pPr>
      <w:r w:rsidRPr="007B70F0">
        <w:rPr>
          <w:b/>
          <w:bCs/>
          <w:sz w:val="32"/>
          <w:szCs w:val="32"/>
          <w:rPrChange w:id="79" w:author="Praveen kumar C" w:date="2026-09-02T16:06:00Z" w16du:dateUtc="2026-09-02T10:36:00Z">
            <w:rPr>
              <w:b/>
              <w:bCs/>
            </w:rPr>
          </w:rPrChange>
        </w:rPr>
        <w:t>1.3 Problem Statement</w:t>
      </w:r>
    </w:p>
    <w:p w14:paraId="417B7AAF" w14:textId="43D72CAE" w:rsidR="00EE6D91" w:rsidRDefault="00000000">
      <w:pPr>
        <w:spacing w:after="160" w:line="300" w:lineRule="auto"/>
        <w:jc w:val="distribute"/>
        <w:pPrChange w:id="80" w:author="Praveen kumar C" w:date="2026-09-02T16:02:00Z" w16du:dateUtc="2026-09-02T10:32:00Z">
          <w:pPr>
            <w:spacing w:after="160" w:line="300" w:lineRule="auto"/>
          </w:pPr>
        </w:pPrChange>
      </w:pPr>
      <w:r>
        <w:t>Existing Digital Twin solutions primarily focus on monitoring and visualisation but provide limited support for AI-driven disruption prediction and recovery planning. Most current studies simulate individual supply chain disruptions in isolation, while real-world scenarios often involve multiple, simultaneous disruptions that compound their effect on resilience. There is a need for an integrated framework that combines Generative AI with Digital Twin technology to generate realistic disruption scenarios, evaluate their impact on cost, inventory, and delivery performance, and recommend optimal resilience strategies to support effective, timely decision-</w:t>
      </w:r>
      <w:proofErr w:type="gramStart"/>
      <w:r>
        <w:t>making.</w:t>
      </w:r>
      <w:ins w:id="81" w:author="Praveen kumar C" w:date="2026-09-02T16:03:00Z" w16du:dateUtc="2026-09-02T10:33:00Z">
        <w:r w:rsidR="007B70F0" w:rsidRPr="007B70F0">
          <w:rPr>
            <w:color w:val="FFFFFF" w:themeColor="background1"/>
            <w:rPrChange w:id="82" w:author="Praveen kumar C" w:date="2026-09-02T16:03:00Z" w16du:dateUtc="2026-09-02T10:33:00Z">
              <w:rPr/>
            </w:rPrChange>
          </w:rPr>
          <w:t>=</w:t>
        </w:r>
        <w:proofErr w:type="gramEnd"/>
        <w:r w:rsidR="007B70F0" w:rsidRPr="007B70F0">
          <w:rPr>
            <w:color w:val="FFFFFF" w:themeColor="background1"/>
            <w:rPrChange w:id="83" w:author="Praveen kumar C" w:date="2026-09-02T16:03:00Z" w16du:dateUtc="2026-09-02T10:33:00Z">
              <w:rPr/>
            </w:rPrChange>
          </w:rPr>
          <w:t>=====================================================</w:t>
        </w:r>
      </w:ins>
    </w:p>
    <w:p w14:paraId="6946FD00" w14:textId="77777777" w:rsidR="007B70F0" w:rsidRDefault="007B70F0">
      <w:pPr>
        <w:spacing w:before="240" w:after="120"/>
        <w:rPr>
          <w:ins w:id="84" w:author="Praveen kumar C" w:date="2026-09-02T16:04:00Z" w16du:dateUtc="2026-09-02T10:34:00Z"/>
          <w:b/>
          <w:bCs/>
        </w:rPr>
      </w:pPr>
    </w:p>
    <w:p w14:paraId="391E75C0" w14:textId="08E2363A" w:rsidR="00EE6D91" w:rsidRPr="007B70F0" w:rsidRDefault="00000000">
      <w:pPr>
        <w:spacing w:before="240" w:after="120"/>
        <w:rPr>
          <w:sz w:val="32"/>
          <w:szCs w:val="32"/>
          <w:rPrChange w:id="85" w:author="Praveen kumar C" w:date="2026-09-02T16:06:00Z" w16du:dateUtc="2026-09-02T10:36:00Z">
            <w:rPr/>
          </w:rPrChange>
        </w:rPr>
      </w:pPr>
      <w:r w:rsidRPr="007B70F0">
        <w:rPr>
          <w:b/>
          <w:bCs/>
          <w:sz w:val="32"/>
          <w:szCs w:val="32"/>
          <w:rPrChange w:id="86" w:author="Praveen kumar C" w:date="2026-09-02T16:06:00Z" w16du:dateUtc="2026-09-02T10:36:00Z">
            <w:rPr>
              <w:b/>
              <w:bCs/>
            </w:rPr>
          </w:rPrChange>
        </w:rPr>
        <w:t>1.4 Project Aim</w:t>
      </w:r>
    </w:p>
    <w:p w14:paraId="609808FC" w14:textId="07625126" w:rsidR="00EE6D91" w:rsidRDefault="00000000">
      <w:pPr>
        <w:spacing w:after="160" w:line="300" w:lineRule="auto"/>
        <w:jc w:val="distribute"/>
        <w:pPrChange w:id="87" w:author="Praveen kumar C" w:date="2026-09-02T16:04:00Z" w16du:dateUtc="2026-09-02T10:34:00Z">
          <w:pPr>
            <w:spacing w:after="160" w:line="300" w:lineRule="auto"/>
          </w:pPr>
        </w:pPrChange>
      </w:pPr>
      <w:r>
        <w:t xml:space="preserve">To design and develop </w:t>
      </w:r>
      <w:proofErr w:type="spellStart"/>
      <w:r>
        <w:t>GenTwin</w:t>
      </w:r>
      <w:proofErr w:type="spellEnd"/>
      <w:r>
        <w:t>, a Generative Digital Twin system that simulates realistic supply chain disruption scenarios and recommends data-driven resilience strategies to support proactive planning and decision-</w:t>
      </w:r>
      <w:proofErr w:type="gramStart"/>
      <w:r>
        <w:t>making.</w:t>
      </w:r>
      <w:ins w:id="88" w:author="Praveen kumar C" w:date="2026-09-02T16:04:00Z" w16du:dateUtc="2026-09-02T10:34:00Z">
        <w:r w:rsidR="007B70F0" w:rsidRPr="007B70F0">
          <w:rPr>
            <w:color w:val="FFFFFF" w:themeColor="background1"/>
            <w:rPrChange w:id="89" w:author="Praveen kumar C" w:date="2026-09-02T16:04:00Z" w16du:dateUtc="2026-09-02T10:34:00Z">
              <w:rPr/>
            </w:rPrChange>
          </w:rPr>
          <w:t>=</w:t>
        </w:r>
        <w:proofErr w:type="gramEnd"/>
        <w:r w:rsidR="007B70F0" w:rsidRPr="007B70F0">
          <w:rPr>
            <w:color w:val="FFFFFF" w:themeColor="background1"/>
            <w:rPrChange w:id="90" w:author="Praveen kumar C" w:date="2026-09-02T16:04:00Z" w16du:dateUtc="2026-09-02T10:34:00Z">
              <w:rPr/>
            </w:rPrChange>
          </w:rPr>
          <w:t>=====================================</w:t>
        </w:r>
      </w:ins>
    </w:p>
    <w:p w14:paraId="439D9B44" w14:textId="77777777" w:rsidR="00EE6D91" w:rsidRDefault="00000000">
      <w:pPr>
        <w:spacing w:before="240" w:after="120"/>
      </w:pPr>
      <w:r w:rsidRPr="007B70F0">
        <w:rPr>
          <w:b/>
          <w:bCs/>
          <w:sz w:val="32"/>
          <w:szCs w:val="32"/>
          <w:rPrChange w:id="91" w:author="Praveen kumar C" w:date="2026-09-02T16:06:00Z" w16du:dateUtc="2026-09-02T10:36:00Z">
            <w:rPr>
              <w:b/>
              <w:bCs/>
            </w:rPr>
          </w:rPrChange>
        </w:rPr>
        <w:t>1.5 Project Objectives</w:t>
      </w:r>
    </w:p>
    <w:p w14:paraId="105A52E0" w14:textId="77777777" w:rsidR="00EE6D91" w:rsidRDefault="00000000">
      <w:pPr>
        <w:spacing w:after="90" w:line="280" w:lineRule="auto"/>
        <w:ind w:left="360"/>
        <w:jc w:val="distribute"/>
        <w:pPrChange w:id="92" w:author="Praveen kumar C" w:date="2026-09-02T16:04:00Z" w16du:dateUtc="2026-09-02T10:34:00Z">
          <w:pPr>
            <w:spacing w:after="90" w:line="280" w:lineRule="auto"/>
            <w:ind w:left="360"/>
          </w:pPr>
        </w:pPrChange>
      </w:pPr>
      <w:r>
        <w:t>1. To design a Digital Twin model that accurately represents the supply chain network, including suppliers, warehouses, transportation routes, and customer demand.</w:t>
      </w:r>
    </w:p>
    <w:p w14:paraId="742A26AD" w14:textId="26C48E1B" w:rsidR="00EE6D91" w:rsidRPr="007B70F0" w:rsidRDefault="00000000">
      <w:pPr>
        <w:spacing w:after="90" w:line="280" w:lineRule="auto"/>
        <w:ind w:left="360"/>
        <w:jc w:val="distribute"/>
        <w:rPr>
          <w:color w:val="FFFFFF" w:themeColor="background1"/>
          <w:rPrChange w:id="93" w:author="Praveen kumar C" w:date="2026-09-02T16:05:00Z" w16du:dateUtc="2026-09-02T10:35:00Z">
            <w:rPr/>
          </w:rPrChange>
        </w:rPr>
        <w:pPrChange w:id="94" w:author="Praveen kumar C" w:date="2026-09-02T16:04:00Z" w16du:dateUtc="2026-09-02T10:34:00Z">
          <w:pPr>
            <w:spacing w:after="90" w:line="280" w:lineRule="auto"/>
            <w:ind w:left="360"/>
          </w:pPr>
        </w:pPrChange>
      </w:pPr>
      <w:r>
        <w:t xml:space="preserve">2. To develop a Generative AI-based module using the Gemini API to create realistic supply chain disruption scenarios such as supplier failures, transportation delays, and demand </w:t>
      </w:r>
      <w:proofErr w:type="gramStart"/>
      <w:r>
        <w:t>fluctuations.</w:t>
      </w:r>
      <w:ins w:id="95" w:author="Praveen kumar C" w:date="2026-09-02T16:04:00Z" w16du:dateUtc="2026-09-02T10:34:00Z">
        <w:r w:rsidR="007B70F0" w:rsidRPr="007B70F0">
          <w:rPr>
            <w:color w:val="FFFFFF" w:themeColor="background1"/>
            <w:rPrChange w:id="96" w:author="Praveen kumar C" w:date="2026-09-02T16:05:00Z" w16du:dateUtc="2026-09-02T10:35:00Z">
              <w:rPr/>
            </w:rPrChange>
          </w:rPr>
          <w:t>=</w:t>
        </w:r>
        <w:proofErr w:type="gramEnd"/>
        <w:r w:rsidR="007B70F0" w:rsidRPr="007B70F0">
          <w:rPr>
            <w:color w:val="FFFFFF" w:themeColor="background1"/>
            <w:rPrChange w:id="97" w:author="Praveen kumar C" w:date="2026-09-02T16:05:00Z" w16du:dateUtc="2026-09-02T10:35:00Z">
              <w:rPr/>
            </w:rPrChange>
          </w:rPr>
          <w:t>================================================</w:t>
        </w:r>
      </w:ins>
    </w:p>
    <w:p w14:paraId="101AA9BF" w14:textId="351BD3ED" w:rsidR="00EE6D91" w:rsidRPr="007B70F0" w:rsidRDefault="00000000">
      <w:pPr>
        <w:spacing w:after="90" w:line="280" w:lineRule="auto"/>
        <w:ind w:left="360"/>
        <w:jc w:val="distribute"/>
        <w:rPr>
          <w:color w:val="FFFFFF" w:themeColor="background1"/>
          <w:rPrChange w:id="98" w:author="Praveen kumar C" w:date="2026-09-02T16:05:00Z" w16du:dateUtc="2026-09-02T10:35:00Z">
            <w:rPr/>
          </w:rPrChange>
        </w:rPr>
        <w:pPrChange w:id="99" w:author="Praveen kumar C" w:date="2026-09-02T16:04:00Z" w16du:dateUtc="2026-09-02T10:34:00Z">
          <w:pPr>
            <w:spacing w:after="90" w:line="280" w:lineRule="auto"/>
            <w:ind w:left="360"/>
          </w:pPr>
        </w:pPrChange>
      </w:pPr>
      <w:r>
        <w:t xml:space="preserve">3. To model the impact of each generated disruption on inventory levels, transportation cost, and delivery </w:t>
      </w:r>
      <w:proofErr w:type="gramStart"/>
      <w:r>
        <w:t>performance.</w:t>
      </w:r>
      <w:ins w:id="100" w:author="Praveen kumar C" w:date="2026-09-02T16:04:00Z" w16du:dateUtc="2026-09-02T10:34:00Z">
        <w:r w:rsidR="007B70F0" w:rsidRPr="007B70F0">
          <w:rPr>
            <w:color w:val="FFFFFF" w:themeColor="background1"/>
            <w:rPrChange w:id="101" w:author="Praveen kumar C" w:date="2026-09-02T16:05:00Z" w16du:dateUtc="2026-09-02T10:35:00Z">
              <w:rPr/>
            </w:rPrChange>
          </w:rPr>
          <w:t>=</w:t>
        </w:r>
        <w:proofErr w:type="gramEnd"/>
        <w:r w:rsidR="007B70F0" w:rsidRPr="007B70F0">
          <w:rPr>
            <w:color w:val="FFFFFF" w:themeColor="background1"/>
            <w:rPrChange w:id="102" w:author="Praveen kumar C" w:date="2026-09-02T16:05:00Z" w16du:dateUtc="2026-09-02T10:35:00Z">
              <w:rPr/>
            </w:rPrChange>
          </w:rPr>
          <w:t>========================================</w:t>
        </w:r>
      </w:ins>
    </w:p>
    <w:p w14:paraId="69EEB144" w14:textId="77777777" w:rsidR="00EE6D91" w:rsidRDefault="00000000">
      <w:pPr>
        <w:spacing w:after="90" w:line="280" w:lineRule="auto"/>
        <w:ind w:left="360"/>
        <w:jc w:val="distribute"/>
        <w:pPrChange w:id="103" w:author="Praveen kumar C" w:date="2026-09-02T16:04:00Z" w16du:dateUtc="2026-09-02T10:34:00Z">
          <w:pPr>
            <w:spacing w:after="90" w:line="280" w:lineRule="auto"/>
            <w:ind w:left="360"/>
          </w:pPr>
        </w:pPrChange>
      </w:pPr>
      <w:r>
        <w:t>4. To implement a resilience planning module using Dijkstra's algorithm and optimisation techniques to recommend alternative suppliers, routes, and inventory adjustments.</w:t>
      </w:r>
    </w:p>
    <w:p w14:paraId="05137657" w14:textId="788BFE69" w:rsidR="00EE6D91" w:rsidRPr="007B70F0" w:rsidRDefault="00000000">
      <w:pPr>
        <w:spacing w:after="90" w:line="280" w:lineRule="auto"/>
        <w:ind w:left="360"/>
        <w:jc w:val="distribute"/>
        <w:rPr>
          <w:color w:val="FFFFFF" w:themeColor="background1"/>
          <w:rPrChange w:id="104" w:author="Praveen kumar C" w:date="2026-09-02T16:05:00Z" w16du:dateUtc="2026-09-02T10:35:00Z">
            <w:rPr/>
          </w:rPrChange>
        </w:rPr>
        <w:pPrChange w:id="105" w:author="Praveen kumar C" w:date="2026-09-02T16:04:00Z" w16du:dateUtc="2026-09-02T10:34:00Z">
          <w:pPr>
            <w:spacing w:after="90" w:line="280" w:lineRule="auto"/>
            <w:ind w:left="360"/>
          </w:pPr>
        </w:pPrChange>
      </w:pPr>
      <w:r>
        <w:t xml:space="preserve">5. To test the system's disruption-generation and recommendation outputs against a defined set of representative </w:t>
      </w:r>
      <w:proofErr w:type="gramStart"/>
      <w:r>
        <w:t>scenarios</w:t>
      </w:r>
      <w:r w:rsidRPr="007B70F0">
        <w:rPr>
          <w:color w:val="FFFFFF" w:themeColor="background1"/>
          <w:rPrChange w:id="106" w:author="Praveen kumar C" w:date="2026-09-02T16:05:00Z" w16du:dateUtc="2026-09-02T10:35:00Z">
            <w:rPr/>
          </w:rPrChange>
        </w:rPr>
        <w:t>.</w:t>
      </w:r>
      <w:ins w:id="107" w:author="Praveen kumar C" w:date="2026-09-02T16:04:00Z" w16du:dateUtc="2026-09-02T10:34:00Z">
        <w:r w:rsidR="007B70F0" w:rsidRPr="007B70F0">
          <w:rPr>
            <w:color w:val="FFFFFF" w:themeColor="background1"/>
            <w:rPrChange w:id="108" w:author="Praveen kumar C" w:date="2026-09-02T16:05:00Z" w16du:dateUtc="2026-09-02T10:35:00Z">
              <w:rPr/>
            </w:rPrChange>
          </w:rPr>
          <w:t>=</w:t>
        </w:r>
        <w:proofErr w:type="gramEnd"/>
        <w:r w:rsidR="007B70F0" w:rsidRPr="007B70F0">
          <w:rPr>
            <w:color w:val="FFFFFF" w:themeColor="background1"/>
            <w:rPrChange w:id="109" w:author="Praveen kumar C" w:date="2026-09-02T16:05:00Z" w16du:dateUtc="2026-09-02T10:35:00Z">
              <w:rPr/>
            </w:rPrChange>
          </w:rPr>
          <w:t>=========================================</w:t>
        </w:r>
      </w:ins>
    </w:p>
    <w:p w14:paraId="56AFAC04" w14:textId="417D1332" w:rsidR="00EE6D91" w:rsidRDefault="00000000">
      <w:pPr>
        <w:spacing w:after="90" w:line="280" w:lineRule="auto"/>
        <w:ind w:left="360"/>
        <w:jc w:val="distribute"/>
        <w:pPrChange w:id="110" w:author="Praveen kumar C" w:date="2026-09-02T16:04:00Z" w16du:dateUtc="2026-09-02T10:34:00Z">
          <w:pPr>
            <w:spacing w:after="90" w:line="280" w:lineRule="auto"/>
            <w:ind w:left="360"/>
          </w:pPr>
        </w:pPrChange>
      </w:pPr>
      <w:r>
        <w:t xml:space="preserve">6. To evaluate the achievement of project objectives against measurable design specifications and stakeholder </w:t>
      </w:r>
      <w:proofErr w:type="gramStart"/>
      <w:r>
        <w:t>requirements.</w:t>
      </w:r>
      <w:ins w:id="111" w:author="Praveen kumar C" w:date="2026-09-02T16:04:00Z" w16du:dateUtc="2026-09-02T10:34:00Z">
        <w:r w:rsidR="007B70F0" w:rsidRPr="007B70F0">
          <w:rPr>
            <w:color w:val="FFFFFF" w:themeColor="background1"/>
            <w:rPrChange w:id="112" w:author="Praveen kumar C" w:date="2026-09-02T16:05:00Z" w16du:dateUtc="2026-09-02T10:35:00Z">
              <w:rPr/>
            </w:rPrChange>
          </w:rPr>
          <w:t>=</w:t>
        </w:r>
        <w:proofErr w:type="gramEnd"/>
        <w:r w:rsidR="007B70F0" w:rsidRPr="007B70F0">
          <w:rPr>
            <w:color w:val="FFFFFF" w:themeColor="background1"/>
            <w:rPrChange w:id="113" w:author="Praveen kumar C" w:date="2026-09-02T16:05:00Z" w16du:dateUtc="2026-09-02T10:35:00Z">
              <w:rPr/>
            </w:rPrChange>
          </w:rPr>
          <w:t>===============================</w:t>
        </w:r>
      </w:ins>
    </w:p>
    <w:p w14:paraId="2C66E913" w14:textId="77777777" w:rsidR="00EE6D91" w:rsidRPr="007B70F0" w:rsidRDefault="00000000">
      <w:pPr>
        <w:spacing w:before="240" w:after="120"/>
        <w:rPr>
          <w:sz w:val="32"/>
          <w:szCs w:val="32"/>
          <w:rPrChange w:id="114" w:author="Praveen kumar C" w:date="2026-09-02T16:06:00Z" w16du:dateUtc="2026-09-02T10:36:00Z">
            <w:rPr/>
          </w:rPrChange>
        </w:rPr>
      </w:pPr>
      <w:r w:rsidRPr="007B70F0">
        <w:rPr>
          <w:b/>
          <w:bCs/>
          <w:sz w:val="32"/>
          <w:szCs w:val="32"/>
          <w:rPrChange w:id="115" w:author="Praveen kumar C" w:date="2026-09-02T16:06:00Z" w16du:dateUtc="2026-09-02T10:36:00Z">
            <w:rPr>
              <w:b/>
              <w:bCs/>
            </w:rPr>
          </w:rPrChange>
        </w:rPr>
        <w:t>1.6 Scope</w:t>
      </w:r>
    </w:p>
    <w:p w14:paraId="03084CA8" w14:textId="77777777" w:rsidR="00EE6D91" w:rsidRPr="007B70F0" w:rsidRDefault="00000000">
      <w:pPr>
        <w:spacing w:after="160" w:line="300" w:lineRule="auto"/>
        <w:rPr>
          <w:sz w:val="28"/>
          <w:szCs w:val="28"/>
          <w:rPrChange w:id="116" w:author="Praveen kumar C" w:date="2026-09-02T16:06:00Z" w16du:dateUtc="2026-09-02T10:36:00Z">
            <w:rPr/>
          </w:rPrChange>
        </w:rPr>
      </w:pPr>
      <w:r w:rsidRPr="007B70F0">
        <w:rPr>
          <w:b/>
          <w:bCs/>
          <w:sz w:val="28"/>
          <w:szCs w:val="28"/>
          <w:rPrChange w:id="117" w:author="Praveen kumar C" w:date="2026-09-02T16:06:00Z" w16du:dateUtc="2026-09-02T10:36:00Z">
            <w:rPr>
              <w:b/>
              <w:bCs/>
            </w:rPr>
          </w:rPrChange>
        </w:rPr>
        <w:t>Included:</w:t>
      </w:r>
    </w:p>
    <w:p w14:paraId="707178D5" w14:textId="77777777" w:rsidR="00EE6D91" w:rsidRDefault="00000000">
      <w:pPr>
        <w:pStyle w:val="ListParagraph"/>
        <w:numPr>
          <w:ilvl w:val="0"/>
          <w:numId w:val="1"/>
        </w:numPr>
        <w:spacing w:after="90" w:line="280" w:lineRule="auto"/>
        <w:jc w:val="both"/>
        <w:pPrChange w:id="118" w:author="Praveen kumar C" w:date="2026-09-02T16:05:00Z" w16du:dateUtc="2026-09-02T10:35:00Z">
          <w:pPr>
            <w:pStyle w:val="ListParagraph"/>
            <w:numPr>
              <w:numId w:val="1"/>
            </w:numPr>
            <w:spacing w:after="90" w:line="280" w:lineRule="auto"/>
            <w:ind w:left="502" w:hanging="360"/>
          </w:pPr>
        </w:pPrChange>
      </w:pPr>
      <w:r>
        <w:t>A software-based Digital Twin of a representative supply chain network (suppliers, warehouses, transportation routes, and customer demand points), built using synthetic and illustrative data.</w:t>
      </w:r>
    </w:p>
    <w:p w14:paraId="4C357F3D" w14:textId="77777777" w:rsidR="00EE6D91" w:rsidRDefault="00000000">
      <w:pPr>
        <w:pStyle w:val="ListParagraph"/>
        <w:numPr>
          <w:ilvl w:val="0"/>
          <w:numId w:val="1"/>
        </w:numPr>
        <w:spacing w:after="90" w:line="280" w:lineRule="auto"/>
        <w:jc w:val="both"/>
        <w:pPrChange w:id="119" w:author="Praveen kumar C" w:date="2026-09-02T16:05:00Z" w16du:dateUtc="2026-09-02T10:35:00Z">
          <w:pPr>
            <w:pStyle w:val="ListParagraph"/>
            <w:numPr>
              <w:numId w:val="1"/>
            </w:numPr>
            <w:spacing w:after="90" w:line="280" w:lineRule="auto"/>
            <w:ind w:left="502" w:hanging="360"/>
          </w:pPr>
        </w:pPrChange>
      </w:pPr>
      <w:r>
        <w:t>Generative AI-based creation of supplier-failure, transportation-delay, and demand-fluctuation disruption scenarios.</w:t>
      </w:r>
    </w:p>
    <w:p w14:paraId="3B5F1B4E" w14:textId="77777777" w:rsidR="00EE6D91" w:rsidRDefault="00000000">
      <w:pPr>
        <w:pStyle w:val="ListParagraph"/>
        <w:numPr>
          <w:ilvl w:val="0"/>
          <w:numId w:val="1"/>
        </w:numPr>
        <w:spacing w:after="90" w:line="280" w:lineRule="auto"/>
        <w:jc w:val="both"/>
        <w:pPrChange w:id="120" w:author="Praveen kumar C" w:date="2026-09-02T16:05:00Z" w16du:dateUtc="2026-09-02T10:35:00Z">
          <w:pPr>
            <w:pStyle w:val="ListParagraph"/>
            <w:numPr>
              <w:numId w:val="1"/>
            </w:numPr>
            <w:spacing w:after="90" w:line="280" w:lineRule="auto"/>
            <w:ind w:left="502" w:hanging="360"/>
          </w:pPr>
        </w:pPrChange>
      </w:pPr>
      <w:r>
        <w:t>Impact analysis on inventory, transportation cost, and delivery performance, and route-level resilience recommendations.</w:t>
      </w:r>
    </w:p>
    <w:p w14:paraId="4AA75880" w14:textId="77777777" w:rsidR="00EE6D91" w:rsidRDefault="00000000">
      <w:pPr>
        <w:pStyle w:val="ListParagraph"/>
        <w:numPr>
          <w:ilvl w:val="0"/>
          <w:numId w:val="1"/>
        </w:numPr>
        <w:spacing w:after="90" w:line="280" w:lineRule="auto"/>
        <w:jc w:val="both"/>
        <w:pPrChange w:id="121" w:author="Praveen kumar C" w:date="2026-09-02T16:05:00Z" w16du:dateUtc="2026-09-02T10:35:00Z">
          <w:pPr>
            <w:pStyle w:val="ListParagraph"/>
            <w:numPr>
              <w:numId w:val="1"/>
            </w:numPr>
            <w:spacing w:after="90" w:line="280" w:lineRule="auto"/>
            <w:ind w:left="502" w:hanging="360"/>
          </w:pPr>
        </w:pPrChange>
      </w:pPr>
      <w:r>
        <w:t xml:space="preserve">An interactive </w:t>
      </w:r>
      <w:proofErr w:type="spellStart"/>
      <w:r>
        <w:t>Streamlit</w:t>
      </w:r>
      <w:proofErr w:type="spellEnd"/>
      <w:r>
        <w:t xml:space="preserve"> dashboard for visualising the Digital Twin, disruption scenarios, and recommendations.</w:t>
      </w:r>
    </w:p>
    <w:p w14:paraId="10FB0630" w14:textId="77777777" w:rsidR="00EE6D91" w:rsidRPr="007B70F0" w:rsidRDefault="00000000">
      <w:pPr>
        <w:spacing w:after="160" w:line="300" w:lineRule="auto"/>
        <w:rPr>
          <w:sz w:val="28"/>
          <w:szCs w:val="28"/>
          <w:rPrChange w:id="122" w:author="Praveen kumar C" w:date="2026-09-02T16:06:00Z" w16du:dateUtc="2026-09-02T10:36:00Z">
            <w:rPr/>
          </w:rPrChange>
        </w:rPr>
      </w:pPr>
      <w:r w:rsidRPr="007B70F0">
        <w:rPr>
          <w:b/>
          <w:bCs/>
          <w:sz w:val="28"/>
          <w:szCs w:val="28"/>
          <w:rPrChange w:id="123" w:author="Praveen kumar C" w:date="2026-09-02T16:06:00Z" w16du:dateUtc="2026-09-02T10:36:00Z">
            <w:rPr>
              <w:b/>
              <w:bCs/>
            </w:rPr>
          </w:rPrChange>
        </w:rPr>
        <w:t>Excluded:</w:t>
      </w:r>
    </w:p>
    <w:p w14:paraId="09291132" w14:textId="77777777" w:rsidR="00EE6D91" w:rsidRDefault="00000000">
      <w:pPr>
        <w:pStyle w:val="ListParagraph"/>
        <w:numPr>
          <w:ilvl w:val="0"/>
          <w:numId w:val="1"/>
        </w:numPr>
        <w:spacing w:after="90" w:line="280" w:lineRule="auto"/>
        <w:jc w:val="both"/>
        <w:pPrChange w:id="124" w:author="Praveen kumar C" w:date="2026-09-02T16:06:00Z" w16du:dateUtc="2026-09-02T10:36:00Z">
          <w:pPr>
            <w:pStyle w:val="ListParagraph"/>
            <w:numPr>
              <w:numId w:val="1"/>
            </w:numPr>
            <w:spacing w:after="90" w:line="280" w:lineRule="auto"/>
            <w:ind w:left="502" w:hanging="360"/>
          </w:pPr>
        </w:pPrChange>
      </w:pPr>
      <w:r>
        <w:t>Live integration with a real organisation's ERP, WMS, or IoT sensor data feeds.</w:t>
      </w:r>
    </w:p>
    <w:p w14:paraId="07854FA8" w14:textId="77777777" w:rsidR="00EE6D91" w:rsidRDefault="00000000">
      <w:pPr>
        <w:pStyle w:val="ListParagraph"/>
        <w:numPr>
          <w:ilvl w:val="0"/>
          <w:numId w:val="1"/>
        </w:numPr>
        <w:spacing w:after="90" w:line="280" w:lineRule="auto"/>
        <w:jc w:val="both"/>
        <w:pPrChange w:id="125" w:author="Praveen kumar C" w:date="2026-09-02T16:06:00Z" w16du:dateUtc="2026-09-02T10:36:00Z">
          <w:pPr>
            <w:pStyle w:val="ListParagraph"/>
            <w:numPr>
              <w:numId w:val="1"/>
            </w:numPr>
            <w:spacing w:after="90" w:line="280" w:lineRule="auto"/>
            <w:ind w:left="502" w:hanging="360"/>
          </w:pPr>
        </w:pPrChange>
      </w:pPr>
      <w:r>
        <w:t>Physical or hardware components (e.g. RFID tracking, warehouse robotics).</w:t>
      </w:r>
    </w:p>
    <w:p w14:paraId="204DA51E" w14:textId="77777777" w:rsidR="00EE6D91" w:rsidRDefault="00000000">
      <w:pPr>
        <w:pStyle w:val="ListParagraph"/>
        <w:numPr>
          <w:ilvl w:val="0"/>
          <w:numId w:val="1"/>
        </w:numPr>
        <w:spacing w:after="90" w:line="280" w:lineRule="auto"/>
        <w:jc w:val="both"/>
        <w:pPrChange w:id="126" w:author="Praveen kumar C" w:date="2026-09-02T16:06:00Z" w16du:dateUtc="2026-09-02T10:36:00Z">
          <w:pPr>
            <w:pStyle w:val="ListParagraph"/>
            <w:numPr>
              <w:numId w:val="1"/>
            </w:numPr>
            <w:spacing w:after="90" w:line="280" w:lineRule="auto"/>
            <w:ind w:left="502" w:hanging="360"/>
          </w:pPr>
        </w:pPrChange>
      </w:pPr>
      <w:r>
        <w:t>Financial-grade forecasting or production-scale deployment for a live enterprise supply chain.</w:t>
      </w:r>
    </w:p>
    <w:p w14:paraId="5DC43581" w14:textId="77777777" w:rsidR="00EE6D91" w:rsidRPr="007B70F0" w:rsidRDefault="00000000">
      <w:pPr>
        <w:spacing w:after="160" w:line="300" w:lineRule="auto"/>
        <w:rPr>
          <w:sz w:val="28"/>
          <w:szCs w:val="28"/>
          <w:rPrChange w:id="127" w:author="Praveen kumar C" w:date="2026-09-02T16:06:00Z" w16du:dateUtc="2026-09-02T10:36:00Z">
            <w:rPr/>
          </w:rPrChange>
        </w:rPr>
      </w:pPr>
      <w:r w:rsidRPr="007B70F0">
        <w:rPr>
          <w:b/>
          <w:bCs/>
          <w:sz w:val="28"/>
          <w:szCs w:val="28"/>
          <w:rPrChange w:id="128" w:author="Praveen kumar C" w:date="2026-09-02T16:06:00Z" w16du:dateUtc="2026-09-02T10:36:00Z">
            <w:rPr>
              <w:b/>
              <w:bCs/>
            </w:rPr>
          </w:rPrChange>
        </w:rPr>
        <w:lastRenderedPageBreak/>
        <w:t>Assumptions and Boundary Conditions:</w:t>
      </w:r>
    </w:p>
    <w:p w14:paraId="4B458C40" w14:textId="77777777" w:rsidR="00EE6D91" w:rsidRDefault="00000000">
      <w:pPr>
        <w:pStyle w:val="ListParagraph"/>
        <w:numPr>
          <w:ilvl w:val="0"/>
          <w:numId w:val="1"/>
        </w:numPr>
        <w:spacing w:after="90" w:line="280" w:lineRule="auto"/>
        <w:jc w:val="both"/>
        <w:pPrChange w:id="129" w:author="Praveen kumar C" w:date="2026-09-02T16:07:00Z" w16du:dateUtc="2026-09-02T10:37:00Z">
          <w:pPr>
            <w:pStyle w:val="ListParagraph"/>
            <w:numPr>
              <w:numId w:val="1"/>
            </w:numPr>
            <w:spacing w:after="90" w:line="280" w:lineRule="auto"/>
            <w:ind w:left="502" w:hanging="360"/>
          </w:pPr>
        </w:pPrChange>
      </w:pPr>
      <w:r>
        <w:t>Supply chain topology and demand data used for demonstration are synthetic but structurally representative of a real multi-tier network.</w:t>
      </w:r>
    </w:p>
    <w:p w14:paraId="46224CCA" w14:textId="77777777" w:rsidR="00EE6D91" w:rsidRDefault="00000000">
      <w:pPr>
        <w:pStyle w:val="ListParagraph"/>
        <w:numPr>
          <w:ilvl w:val="0"/>
          <w:numId w:val="1"/>
        </w:numPr>
        <w:spacing w:after="90" w:line="280" w:lineRule="auto"/>
        <w:jc w:val="both"/>
        <w:pPrChange w:id="130" w:author="Praveen kumar C" w:date="2026-09-02T16:07:00Z" w16du:dateUtc="2026-09-02T10:37:00Z">
          <w:pPr>
            <w:pStyle w:val="ListParagraph"/>
            <w:numPr>
              <w:numId w:val="1"/>
            </w:numPr>
            <w:spacing w:after="90" w:line="280" w:lineRule="auto"/>
            <w:ind w:left="502" w:hanging="360"/>
          </w:pPr>
        </w:pPrChange>
      </w:pPr>
      <w:r>
        <w:t>Disruption scenarios generated by the Gemini API are treated as plausible illustrative events for planning purposes, not as certified real-world forecasts.</w:t>
      </w:r>
    </w:p>
    <w:p w14:paraId="2CE8BD8C" w14:textId="77777777" w:rsidR="00EE6D91" w:rsidRDefault="00000000">
      <w:pPr>
        <w:pStyle w:val="ListParagraph"/>
        <w:numPr>
          <w:ilvl w:val="0"/>
          <w:numId w:val="1"/>
        </w:numPr>
        <w:spacing w:after="90" w:line="280" w:lineRule="auto"/>
        <w:jc w:val="both"/>
        <w:pPrChange w:id="131" w:author="Praveen kumar C" w:date="2026-09-02T16:07:00Z" w16du:dateUtc="2026-09-02T10:37:00Z">
          <w:pPr>
            <w:pStyle w:val="ListParagraph"/>
            <w:numPr>
              <w:numId w:val="1"/>
            </w:numPr>
            <w:spacing w:after="90" w:line="280" w:lineRule="auto"/>
            <w:ind w:left="502" w:hanging="360"/>
          </w:pPr>
        </w:pPrChange>
      </w:pPr>
      <w:r>
        <w:t>The system assumes API access to the Gemini service is available; offline operation is out of scope for this version.</w:t>
      </w:r>
    </w:p>
    <w:p w14:paraId="77BC675E" w14:textId="77777777" w:rsidR="00EE6D91" w:rsidRPr="007B70F0" w:rsidRDefault="00000000">
      <w:pPr>
        <w:spacing w:before="240" w:after="120"/>
        <w:rPr>
          <w:sz w:val="28"/>
          <w:szCs w:val="28"/>
          <w:rPrChange w:id="132" w:author="Praveen kumar C" w:date="2026-09-02T16:07:00Z" w16du:dateUtc="2026-09-02T10:37:00Z">
            <w:rPr/>
          </w:rPrChange>
        </w:rPr>
      </w:pPr>
      <w:r w:rsidRPr="007B70F0">
        <w:rPr>
          <w:b/>
          <w:bCs/>
          <w:sz w:val="28"/>
          <w:szCs w:val="28"/>
          <w:rPrChange w:id="133" w:author="Praveen kumar C" w:date="2026-09-02T16:07:00Z" w16du:dateUtc="2026-09-02T10:37:00Z">
            <w:rPr>
              <w:b/>
              <w:bCs/>
            </w:rPr>
          </w:rPrChange>
        </w:rPr>
        <w:t>1.7 Expected Engineering Outcome</w:t>
      </w:r>
    </w:p>
    <w:p w14:paraId="11D6743E" w14:textId="77777777" w:rsidR="00EE6D91" w:rsidRDefault="00000000">
      <w:pPr>
        <w:spacing w:after="160" w:line="300" w:lineRule="auto"/>
        <w:jc w:val="both"/>
        <w:pPrChange w:id="134" w:author="Praveen kumar C" w:date="2026-09-02T16:07:00Z" w16du:dateUtc="2026-09-02T10:37:00Z">
          <w:pPr>
            <w:spacing w:after="160" w:line="300" w:lineRule="auto"/>
          </w:pPr>
        </w:pPrChange>
      </w:pPr>
      <w:r>
        <w:t>The expected outcome is a working software prototype: a Python/</w:t>
      </w:r>
      <w:proofErr w:type="spellStart"/>
      <w:r>
        <w:t>Streamlit</w:t>
      </w:r>
      <w:proofErr w:type="spellEnd"/>
      <w:r>
        <w:t xml:space="preserve"> application backed by a SQLite database that models a supply chain as a </w:t>
      </w:r>
      <w:proofErr w:type="spellStart"/>
      <w:r>
        <w:t>NetworkX</w:t>
      </w:r>
      <w:proofErr w:type="spellEnd"/>
      <w:r>
        <w:t xml:space="preserve"> graph, generates disruption scenarios through the Gemini API, computes their impact, and recommends resilience strategies using Dijkstra's algorithm and optimisation logic, presented through an interactive dashboard with charts and reports.</w:t>
      </w:r>
    </w:p>
    <w:p w14:paraId="6B3621FF" w14:textId="77777777" w:rsidR="00EE6D91" w:rsidRDefault="00000000">
      <w:r>
        <w:br w:type="page"/>
      </w:r>
    </w:p>
    <w:p w14:paraId="16C32BAD" w14:textId="77777777" w:rsidR="00EE6D91" w:rsidRPr="007B70F0" w:rsidRDefault="00000000">
      <w:pPr>
        <w:spacing w:before="200" w:after="40"/>
        <w:jc w:val="center"/>
        <w:rPr>
          <w:sz w:val="36"/>
          <w:szCs w:val="36"/>
          <w:rPrChange w:id="135" w:author="Praveen kumar C" w:date="2026-09-02T16:07:00Z" w16du:dateUtc="2026-09-02T10:37:00Z">
            <w:rPr/>
          </w:rPrChange>
        </w:rPr>
      </w:pPr>
      <w:r w:rsidRPr="007B70F0">
        <w:rPr>
          <w:b/>
          <w:bCs/>
          <w:sz w:val="36"/>
          <w:szCs w:val="36"/>
          <w:rPrChange w:id="136" w:author="Praveen kumar C" w:date="2026-09-02T16:07:00Z" w16du:dateUtc="2026-09-02T10:37:00Z">
            <w:rPr>
              <w:b/>
              <w:bCs/>
            </w:rPr>
          </w:rPrChange>
        </w:rPr>
        <w:lastRenderedPageBreak/>
        <w:t>CHAPTER 2</w:t>
      </w:r>
    </w:p>
    <w:p w14:paraId="586F3F06" w14:textId="77777777" w:rsidR="00EE6D91" w:rsidRPr="007B70F0" w:rsidRDefault="00000000">
      <w:pPr>
        <w:spacing w:after="260"/>
        <w:jc w:val="center"/>
        <w:rPr>
          <w:sz w:val="36"/>
          <w:szCs w:val="36"/>
          <w:rPrChange w:id="137" w:author="Praveen kumar C" w:date="2026-09-02T16:07:00Z" w16du:dateUtc="2026-09-02T10:37:00Z">
            <w:rPr/>
          </w:rPrChange>
        </w:rPr>
      </w:pPr>
      <w:r w:rsidRPr="007B70F0">
        <w:rPr>
          <w:b/>
          <w:bCs/>
          <w:sz w:val="36"/>
          <w:szCs w:val="36"/>
          <w:rPrChange w:id="138" w:author="Praveen kumar C" w:date="2026-09-02T16:07:00Z" w16du:dateUtc="2026-09-02T10:37:00Z">
            <w:rPr>
              <w:b/>
              <w:bCs/>
            </w:rPr>
          </w:rPrChange>
        </w:rPr>
        <w:t>LITERATURE REVIEW AND EXISTING SOLUTIONS</w:t>
      </w:r>
    </w:p>
    <w:p w14:paraId="3ED1A558" w14:textId="77777777" w:rsidR="00EE6D91" w:rsidRPr="007B70F0" w:rsidRDefault="00000000">
      <w:pPr>
        <w:spacing w:before="240" w:after="120"/>
        <w:rPr>
          <w:sz w:val="32"/>
          <w:szCs w:val="32"/>
          <w:rPrChange w:id="139" w:author="Praveen kumar C" w:date="2026-09-02T16:07:00Z" w16du:dateUtc="2026-09-02T10:37:00Z">
            <w:rPr/>
          </w:rPrChange>
        </w:rPr>
      </w:pPr>
      <w:r w:rsidRPr="007B70F0">
        <w:rPr>
          <w:b/>
          <w:bCs/>
          <w:sz w:val="32"/>
          <w:szCs w:val="32"/>
          <w:rPrChange w:id="140" w:author="Praveen kumar C" w:date="2026-09-02T16:07:00Z" w16du:dateUtc="2026-09-02T10:37:00Z">
            <w:rPr>
              <w:b/>
              <w:bCs/>
            </w:rPr>
          </w:rPrChange>
        </w:rPr>
        <w:t>2.1 Review Method</w:t>
      </w:r>
    </w:p>
    <w:p w14:paraId="0BC0E47C" w14:textId="77777777" w:rsidR="00EE6D91" w:rsidRDefault="00000000">
      <w:pPr>
        <w:spacing w:after="160" w:line="300" w:lineRule="auto"/>
        <w:jc w:val="both"/>
        <w:pPrChange w:id="141" w:author="Praveen kumar C" w:date="2026-09-02T16:07:00Z" w16du:dateUtc="2026-09-02T10:37:00Z">
          <w:pPr>
            <w:spacing w:after="160" w:line="300" w:lineRule="auto"/>
          </w:pPr>
        </w:pPrChange>
      </w:pPr>
      <w:r>
        <w:t xml:space="preserve">Relevant literature was identified through targeted searches of academic databases and preprint repositories (including journals indexed under Production Economics and Production Research, and </w:t>
      </w:r>
      <w:proofErr w:type="spellStart"/>
      <w:r>
        <w:t>arXiv</w:t>
      </w:r>
      <w:proofErr w:type="spellEnd"/>
      <w:r>
        <w:t>) using combinations of the keywords “digital twin,” “supply chain,” “generative AI,” “disruption simulation,” and “resilience planning.” Papers published between 2020 and 2026 were prioritised, with emphasis on studies that combined simulation or digital twin methods with AI-based decision support.</w:t>
      </w:r>
    </w:p>
    <w:p w14:paraId="020A0F6A" w14:textId="77777777" w:rsidR="00EE6D91" w:rsidRDefault="00000000">
      <w:pPr>
        <w:spacing w:before="240" w:after="120"/>
      </w:pPr>
      <w:r w:rsidRPr="007B70F0">
        <w:rPr>
          <w:b/>
          <w:bCs/>
          <w:sz w:val="32"/>
          <w:szCs w:val="32"/>
          <w:rPrChange w:id="142" w:author="Praveen kumar C" w:date="2026-09-02T16:07:00Z" w16du:dateUtc="2026-09-02T10:37:00Z">
            <w:rPr>
              <w:b/>
              <w:bCs/>
            </w:rPr>
          </w:rPrChange>
        </w:rPr>
        <w:t>2</w:t>
      </w:r>
      <w:r w:rsidRPr="007B70F0">
        <w:rPr>
          <w:b/>
          <w:bCs/>
          <w:sz w:val="40"/>
          <w:szCs w:val="40"/>
          <w:rPrChange w:id="143" w:author="Praveen kumar C" w:date="2026-09-02T16:07:00Z" w16du:dateUtc="2026-09-02T10:37:00Z">
            <w:rPr>
              <w:b/>
              <w:bCs/>
            </w:rPr>
          </w:rPrChange>
        </w:rPr>
        <w:t>.</w:t>
      </w:r>
      <w:r w:rsidRPr="007B70F0">
        <w:rPr>
          <w:b/>
          <w:bCs/>
          <w:sz w:val="32"/>
          <w:szCs w:val="32"/>
          <w:rPrChange w:id="144" w:author="Praveen kumar C" w:date="2026-09-02T16:07:00Z" w16du:dateUtc="2026-09-02T10:37:00Z">
            <w:rPr>
              <w:b/>
              <w:bCs/>
            </w:rPr>
          </w:rPrChange>
        </w:rPr>
        <w:t>2 Review of Existing Work</w:t>
      </w:r>
    </w:p>
    <w:p w14:paraId="56FE08FC" w14:textId="77777777" w:rsidR="00EE6D91" w:rsidRDefault="00000000">
      <w:pPr>
        <w:spacing w:after="160" w:line="300" w:lineRule="auto"/>
        <w:jc w:val="both"/>
        <w:pPrChange w:id="145" w:author="Praveen kumar C" w:date="2026-09-02T16:07:00Z" w16du:dateUtc="2026-09-02T10:37:00Z">
          <w:pPr>
            <w:spacing w:after="160" w:line="300" w:lineRule="auto"/>
          </w:pPr>
        </w:pPrChange>
      </w:pPr>
      <w:r>
        <w:t>Bhambri and Sharma examine how Generative AI supports supply chain decision-making, showing that scenario generation and predictive analytics integrated with digital twins can improve planning quality, though their work remains largely conceptual rather than demonstrated through a working prototype.</w:t>
      </w:r>
    </w:p>
    <w:p w14:paraId="6AAB7D38" w14:textId="77777777" w:rsidR="00EE6D91" w:rsidRDefault="00000000">
      <w:pPr>
        <w:spacing w:after="160" w:line="300" w:lineRule="auto"/>
        <w:jc w:val="both"/>
        <w:pPrChange w:id="146" w:author="Praveen kumar C" w:date="2026-09-02T16:07:00Z" w16du:dateUtc="2026-09-02T10:37:00Z">
          <w:pPr>
            <w:spacing w:after="160" w:line="300" w:lineRule="auto"/>
          </w:pPr>
        </w:pPrChange>
      </w:pPr>
      <w:r>
        <w:t>Benhamou, Giard, and Lamouri survey the use of Digital Twins in supply chain management, highlighting their strength in real-time monitoring and disruption prediction while identifying methodological challenges in scaling digital twin implementations to full supply chain networks.</w:t>
      </w:r>
    </w:p>
    <w:p w14:paraId="4FEFBDBC" w14:textId="77777777" w:rsidR="00EE6D91" w:rsidRDefault="00000000">
      <w:pPr>
        <w:spacing w:after="160" w:line="300" w:lineRule="auto"/>
        <w:jc w:val="both"/>
        <w:pPrChange w:id="147" w:author="Praveen kumar C" w:date="2026-09-02T16:07:00Z" w16du:dateUtc="2026-09-02T10:37:00Z">
          <w:pPr>
            <w:spacing w:after="160" w:line="300" w:lineRule="auto"/>
          </w:pPr>
        </w:pPrChange>
      </w:pPr>
      <w:r>
        <w:t xml:space="preserve">Ivanov proposes the concept of agentic digital twins that combine model-based simulation with AI-driven decision support, arguing for autonomous, resilient supply chain operations; this framing directly motivates </w:t>
      </w:r>
      <w:proofErr w:type="spellStart"/>
      <w:r>
        <w:t>GenTwin's</w:t>
      </w:r>
      <w:proofErr w:type="spellEnd"/>
      <w:r>
        <w:t xml:space="preserve"> combination of a structural digital twin with a generative decision layer.</w:t>
      </w:r>
    </w:p>
    <w:p w14:paraId="3B4EC0D2" w14:textId="77777777" w:rsidR="00EE6D91" w:rsidRDefault="00000000">
      <w:pPr>
        <w:spacing w:after="160" w:line="300" w:lineRule="auto"/>
        <w:jc w:val="both"/>
        <w:pPrChange w:id="148" w:author="Praveen kumar C" w:date="2026-09-02T16:07:00Z" w16du:dateUtc="2026-09-02T10:37:00Z">
          <w:pPr>
            <w:spacing w:after="160" w:line="300" w:lineRule="auto"/>
          </w:pPr>
        </w:pPrChange>
      </w:pPr>
      <w:r>
        <w:t>Le and Fan present a broad literature review and conceptual framework for digital twins in logistics and supply chain systems, emphasising improved visibility and resilience, and note that practical, validated implementations are still comparatively rare in the literature.</w:t>
      </w:r>
    </w:p>
    <w:p w14:paraId="574804DD" w14:textId="77777777" w:rsidR="00EE6D91" w:rsidRDefault="00000000">
      <w:pPr>
        <w:spacing w:after="160" w:line="300" w:lineRule="auto"/>
        <w:jc w:val="both"/>
        <w:pPrChange w:id="149" w:author="Praveen kumar C" w:date="2026-09-02T16:07:00Z" w16du:dateUtc="2026-09-02T10:37:00Z">
          <w:pPr>
            <w:spacing w:after="160" w:line="300" w:lineRule="auto"/>
          </w:pPr>
        </w:pPrChange>
      </w:pPr>
      <w:r>
        <w:t>Wang et al. describe a simulation-based digital twin integrated with blockchain for an end-to-end hemp supply chain, improving transparency and risk management, though their focus is narrower (single-commodity traceability) rather than general-purpose multi-disruption simulation.</w:t>
      </w:r>
    </w:p>
    <w:p w14:paraId="02433D5A" w14:textId="77777777" w:rsidR="007B70F0" w:rsidRDefault="007B70F0">
      <w:pPr>
        <w:spacing w:before="240" w:after="120"/>
        <w:rPr>
          <w:ins w:id="150" w:author="Praveen kumar C" w:date="2026-09-02T16:08:00Z" w16du:dateUtc="2026-09-02T10:38:00Z"/>
          <w:b/>
          <w:bCs/>
          <w:sz w:val="32"/>
          <w:szCs w:val="32"/>
        </w:rPr>
      </w:pPr>
    </w:p>
    <w:p w14:paraId="4E6D6109" w14:textId="77777777" w:rsidR="007B70F0" w:rsidRDefault="007B70F0">
      <w:pPr>
        <w:spacing w:before="240" w:after="120"/>
        <w:rPr>
          <w:ins w:id="151" w:author="Praveen kumar C" w:date="2026-09-02T16:08:00Z" w16du:dateUtc="2026-09-02T10:38:00Z"/>
          <w:b/>
          <w:bCs/>
          <w:sz w:val="32"/>
          <w:szCs w:val="32"/>
        </w:rPr>
      </w:pPr>
    </w:p>
    <w:p w14:paraId="761115E1" w14:textId="77777777" w:rsidR="007B70F0" w:rsidRDefault="007B70F0">
      <w:pPr>
        <w:spacing w:before="240" w:after="120"/>
        <w:rPr>
          <w:ins w:id="152" w:author="Praveen kumar C" w:date="2026-09-02T16:08:00Z" w16du:dateUtc="2026-09-02T10:38:00Z"/>
          <w:b/>
          <w:bCs/>
          <w:sz w:val="32"/>
          <w:szCs w:val="32"/>
        </w:rPr>
      </w:pPr>
    </w:p>
    <w:p w14:paraId="00EF848E" w14:textId="01B0C8B9" w:rsidR="00EE6D91" w:rsidRPr="007B70F0" w:rsidRDefault="00000000">
      <w:pPr>
        <w:spacing w:before="240" w:after="120"/>
        <w:rPr>
          <w:sz w:val="32"/>
          <w:szCs w:val="32"/>
          <w:rPrChange w:id="153" w:author="Praveen kumar C" w:date="2026-09-02T16:08:00Z" w16du:dateUtc="2026-09-02T10:38:00Z">
            <w:rPr/>
          </w:rPrChange>
        </w:rPr>
      </w:pPr>
      <w:r w:rsidRPr="007B70F0">
        <w:rPr>
          <w:b/>
          <w:bCs/>
          <w:sz w:val="32"/>
          <w:szCs w:val="32"/>
          <w:rPrChange w:id="154" w:author="Praveen kumar C" w:date="2026-09-02T16:08:00Z" w16du:dateUtc="2026-09-02T10:38:00Z">
            <w:rPr>
              <w:b/>
              <w:bCs/>
            </w:rPr>
          </w:rPrChange>
        </w:rPr>
        <w:lastRenderedPageBreak/>
        <w:t>2.3 Comparative Analysis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29"/>
        <w:gridCol w:w="2510"/>
        <w:gridCol w:w="2117"/>
        <w:gridCol w:w="2370"/>
      </w:tblGrid>
      <w:tr w:rsidR="00EE6D91" w14:paraId="2305DF2F" w14:textId="77777777">
        <w:trPr>
          <w:tblHeader/>
        </w:trPr>
        <w:tc>
          <w:tcPr>
            <w:tcW w:w="0" w:type="auto"/>
            <w:shd w:val="clear" w:color="auto" w:fill="D9D9D9"/>
            <w:tcMar>
              <w:top w:w="80" w:type="dxa"/>
              <w:left w:w="100" w:type="dxa"/>
              <w:bottom w:w="80" w:type="dxa"/>
              <w:right w:w="100" w:type="dxa"/>
            </w:tcMar>
            <w:vAlign w:val="center"/>
          </w:tcPr>
          <w:p w14:paraId="7FBCEF22" w14:textId="77777777" w:rsidR="00EE6D91" w:rsidRDefault="00000000">
            <w:pPr>
              <w:jc w:val="center"/>
            </w:pPr>
            <w:r>
              <w:rPr>
                <w:rFonts w:ascii="Arial" w:eastAsia="Arial" w:hAnsi="Arial" w:cs="Arial"/>
                <w:b/>
                <w:bCs/>
                <w:sz w:val="20"/>
                <w:szCs w:val="20"/>
              </w:rPr>
              <w:t>Existing Approach</w:t>
            </w:r>
          </w:p>
        </w:tc>
        <w:tc>
          <w:tcPr>
            <w:tcW w:w="0" w:type="auto"/>
            <w:shd w:val="clear" w:color="auto" w:fill="D9D9D9"/>
            <w:tcMar>
              <w:top w:w="80" w:type="dxa"/>
              <w:left w:w="100" w:type="dxa"/>
              <w:bottom w:w="80" w:type="dxa"/>
              <w:right w:w="100" w:type="dxa"/>
            </w:tcMar>
            <w:vAlign w:val="center"/>
          </w:tcPr>
          <w:p w14:paraId="0E2EEA5C" w14:textId="77777777" w:rsidR="00EE6D91" w:rsidRDefault="00000000">
            <w:pPr>
              <w:jc w:val="center"/>
            </w:pPr>
            <w:r>
              <w:rPr>
                <w:rFonts w:ascii="Arial" w:eastAsia="Arial" w:hAnsi="Arial" w:cs="Arial"/>
                <w:b/>
                <w:bCs/>
                <w:sz w:val="20"/>
                <w:szCs w:val="20"/>
              </w:rPr>
              <w:t>Advantages</w:t>
            </w:r>
          </w:p>
        </w:tc>
        <w:tc>
          <w:tcPr>
            <w:tcW w:w="0" w:type="auto"/>
            <w:shd w:val="clear" w:color="auto" w:fill="D9D9D9"/>
            <w:tcMar>
              <w:top w:w="80" w:type="dxa"/>
              <w:left w:w="100" w:type="dxa"/>
              <w:bottom w:w="80" w:type="dxa"/>
              <w:right w:w="100" w:type="dxa"/>
            </w:tcMar>
            <w:vAlign w:val="center"/>
          </w:tcPr>
          <w:p w14:paraId="38E185F1" w14:textId="77777777" w:rsidR="00EE6D91" w:rsidRDefault="00000000">
            <w:pPr>
              <w:jc w:val="center"/>
            </w:pPr>
            <w:r>
              <w:rPr>
                <w:rFonts w:ascii="Arial" w:eastAsia="Arial" w:hAnsi="Arial" w:cs="Arial"/>
                <w:b/>
                <w:bCs/>
                <w:sz w:val="20"/>
                <w:szCs w:val="20"/>
              </w:rPr>
              <w:t>Limitations</w:t>
            </w:r>
          </w:p>
        </w:tc>
        <w:tc>
          <w:tcPr>
            <w:tcW w:w="0" w:type="auto"/>
            <w:shd w:val="clear" w:color="auto" w:fill="D9D9D9"/>
            <w:tcMar>
              <w:top w:w="80" w:type="dxa"/>
              <w:left w:w="100" w:type="dxa"/>
              <w:bottom w:w="80" w:type="dxa"/>
              <w:right w:w="100" w:type="dxa"/>
            </w:tcMar>
            <w:vAlign w:val="center"/>
          </w:tcPr>
          <w:p w14:paraId="3EDC4312" w14:textId="77777777" w:rsidR="00EE6D91" w:rsidRDefault="00000000">
            <w:pPr>
              <w:jc w:val="center"/>
            </w:pPr>
            <w:r>
              <w:rPr>
                <w:rFonts w:ascii="Arial" w:eastAsia="Arial" w:hAnsi="Arial" w:cs="Arial"/>
                <w:b/>
                <w:bCs/>
                <w:sz w:val="20"/>
                <w:szCs w:val="20"/>
              </w:rPr>
              <w:t>Relevance to Proposed Work</w:t>
            </w:r>
          </w:p>
        </w:tc>
      </w:tr>
      <w:tr w:rsidR="00EE6D91" w14:paraId="735A0F0B" w14:textId="77777777">
        <w:tc>
          <w:tcPr>
            <w:tcW w:w="0" w:type="auto"/>
            <w:tcMar>
              <w:top w:w="80" w:type="dxa"/>
              <w:left w:w="100" w:type="dxa"/>
              <w:bottom w:w="80" w:type="dxa"/>
              <w:right w:w="100" w:type="dxa"/>
            </w:tcMar>
            <w:vAlign w:val="center"/>
          </w:tcPr>
          <w:p w14:paraId="334FD927" w14:textId="77777777" w:rsidR="00EE6D91" w:rsidRDefault="00000000">
            <w:r>
              <w:rPr>
                <w:rFonts w:ascii="Arial" w:eastAsia="Arial" w:hAnsi="Arial" w:cs="Arial"/>
                <w:sz w:val="20"/>
                <w:szCs w:val="20"/>
              </w:rPr>
              <w:t>Generative AI for SC decision-making (Bhambri &amp; Sharma, 2026)</w:t>
            </w:r>
          </w:p>
        </w:tc>
        <w:tc>
          <w:tcPr>
            <w:tcW w:w="0" w:type="auto"/>
            <w:tcMar>
              <w:top w:w="80" w:type="dxa"/>
              <w:left w:w="100" w:type="dxa"/>
              <w:bottom w:w="80" w:type="dxa"/>
              <w:right w:w="100" w:type="dxa"/>
            </w:tcMar>
            <w:vAlign w:val="center"/>
          </w:tcPr>
          <w:p w14:paraId="194A8729" w14:textId="77777777" w:rsidR="00EE6D91" w:rsidRDefault="00000000">
            <w:r>
              <w:rPr>
                <w:rFonts w:ascii="Arial" w:eastAsia="Arial" w:hAnsi="Arial" w:cs="Arial"/>
                <w:sz w:val="20"/>
                <w:szCs w:val="20"/>
              </w:rPr>
              <w:t>Scenario generation and predictive analytics improve planning</w:t>
            </w:r>
          </w:p>
        </w:tc>
        <w:tc>
          <w:tcPr>
            <w:tcW w:w="0" w:type="auto"/>
            <w:tcMar>
              <w:top w:w="80" w:type="dxa"/>
              <w:left w:w="100" w:type="dxa"/>
              <w:bottom w:w="80" w:type="dxa"/>
              <w:right w:w="100" w:type="dxa"/>
            </w:tcMar>
            <w:vAlign w:val="center"/>
          </w:tcPr>
          <w:p w14:paraId="5B2FE923" w14:textId="77777777" w:rsidR="00EE6D91" w:rsidRDefault="00000000">
            <w:r>
              <w:rPr>
                <w:rFonts w:ascii="Arial" w:eastAsia="Arial" w:hAnsi="Arial" w:cs="Arial"/>
                <w:sz w:val="20"/>
                <w:szCs w:val="20"/>
              </w:rPr>
              <w:t>Largely conceptual; limited prototype validation</w:t>
            </w:r>
          </w:p>
        </w:tc>
        <w:tc>
          <w:tcPr>
            <w:tcW w:w="0" w:type="auto"/>
            <w:tcMar>
              <w:top w:w="80" w:type="dxa"/>
              <w:left w:w="100" w:type="dxa"/>
              <w:bottom w:w="80" w:type="dxa"/>
              <w:right w:w="100" w:type="dxa"/>
            </w:tcMar>
            <w:vAlign w:val="center"/>
          </w:tcPr>
          <w:p w14:paraId="580FDB39" w14:textId="77777777" w:rsidR="00EE6D91" w:rsidRDefault="00000000">
            <w:r>
              <w:rPr>
                <w:rFonts w:ascii="Arial" w:eastAsia="Arial" w:hAnsi="Arial" w:cs="Arial"/>
                <w:sz w:val="20"/>
                <w:szCs w:val="20"/>
              </w:rPr>
              <w:t xml:space="preserve">Motivates </w:t>
            </w:r>
            <w:proofErr w:type="spellStart"/>
            <w:r>
              <w:rPr>
                <w:rFonts w:ascii="Arial" w:eastAsia="Arial" w:hAnsi="Arial" w:cs="Arial"/>
                <w:sz w:val="20"/>
                <w:szCs w:val="20"/>
              </w:rPr>
              <w:t>GenTwin's</w:t>
            </w:r>
            <w:proofErr w:type="spellEnd"/>
            <w:r>
              <w:rPr>
                <w:rFonts w:ascii="Arial" w:eastAsia="Arial" w:hAnsi="Arial" w:cs="Arial"/>
                <w:sz w:val="20"/>
                <w:szCs w:val="20"/>
              </w:rPr>
              <w:t xml:space="preserve"> use of Generative AI for scenario generation</w:t>
            </w:r>
          </w:p>
        </w:tc>
      </w:tr>
      <w:tr w:rsidR="00EE6D91" w14:paraId="198B787C" w14:textId="77777777">
        <w:tc>
          <w:tcPr>
            <w:tcW w:w="0" w:type="auto"/>
            <w:tcMar>
              <w:top w:w="80" w:type="dxa"/>
              <w:left w:w="100" w:type="dxa"/>
              <w:bottom w:w="80" w:type="dxa"/>
              <w:right w:w="100" w:type="dxa"/>
            </w:tcMar>
            <w:vAlign w:val="center"/>
          </w:tcPr>
          <w:p w14:paraId="61000411" w14:textId="77777777" w:rsidR="00EE6D91" w:rsidRDefault="00000000">
            <w:r>
              <w:rPr>
                <w:rFonts w:ascii="Arial" w:eastAsia="Arial" w:hAnsi="Arial" w:cs="Arial"/>
                <w:sz w:val="20"/>
                <w:szCs w:val="20"/>
              </w:rPr>
              <w:t>Digital Twins for SC monitoring (Benhamou et al., 2026)</w:t>
            </w:r>
          </w:p>
        </w:tc>
        <w:tc>
          <w:tcPr>
            <w:tcW w:w="0" w:type="auto"/>
            <w:tcMar>
              <w:top w:w="80" w:type="dxa"/>
              <w:left w:w="100" w:type="dxa"/>
              <w:bottom w:w="80" w:type="dxa"/>
              <w:right w:w="100" w:type="dxa"/>
            </w:tcMar>
            <w:vAlign w:val="center"/>
          </w:tcPr>
          <w:p w14:paraId="58A8EFBE" w14:textId="77777777" w:rsidR="00EE6D91" w:rsidRDefault="00000000">
            <w:r>
              <w:rPr>
                <w:rFonts w:ascii="Arial" w:eastAsia="Arial" w:hAnsi="Arial" w:cs="Arial"/>
                <w:sz w:val="20"/>
                <w:szCs w:val="20"/>
              </w:rPr>
              <w:t>Strong real-time monitoring and disruption prediction</w:t>
            </w:r>
          </w:p>
        </w:tc>
        <w:tc>
          <w:tcPr>
            <w:tcW w:w="0" w:type="auto"/>
            <w:tcMar>
              <w:top w:w="80" w:type="dxa"/>
              <w:left w:w="100" w:type="dxa"/>
              <w:bottom w:w="80" w:type="dxa"/>
              <w:right w:w="100" w:type="dxa"/>
            </w:tcMar>
            <w:vAlign w:val="center"/>
          </w:tcPr>
          <w:p w14:paraId="6402379E" w14:textId="77777777" w:rsidR="00EE6D91" w:rsidRDefault="00000000">
            <w:r>
              <w:rPr>
                <w:rFonts w:ascii="Arial" w:eastAsia="Arial" w:hAnsi="Arial" w:cs="Arial"/>
                <w:sz w:val="20"/>
                <w:szCs w:val="20"/>
              </w:rPr>
              <w:t>Implementation challenges at full network scale</w:t>
            </w:r>
          </w:p>
        </w:tc>
        <w:tc>
          <w:tcPr>
            <w:tcW w:w="0" w:type="auto"/>
            <w:tcMar>
              <w:top w:w="80" w:type="dxa"/>
              <w:left w:w="100" w:type="dxa"/>
              <w:bottom w:w="80" w:type="dxa"/>
              <w:right w:w="100" w:type="dxa"/>
            </w:tcMar>
            <w:vAlign w:val="center"/>
          </w:tcPr>
          <w:p w14:paraId="441CA24F" w14:textId="77777777" w:rsidR="00EE6D91" w:rsidRDefault="00000000">
            <w:r>
              <w:rPr>
                <w:rFonts w:ascii="Arial" w:eastAsia="Arial" w:hAnsi="Arial" w:cs="Arial"/>
                <w:sz w:val="20"/>
                <w:szCs w:val="20"/>
              </w:rPr>
              <w:t xml:space="preserve">Informs </w:t>
            </w:r>
            <w:proofErr w:type="spellStart"/>
            <w:r>
              <w:rPr>
                <w:rFonts w:ascii="Arial" w:eastAsia="Arial" w:hAnsi="Arial" w:cs="Arial"/>
                <w:sz w:val="20"/>
                <w:szCs w:val="20"/>
              </w:rPr>
              <w:t>GenTwin's</w:t>
            </w:r>
            <w:proofErr w:type="spellEnd"/>
            <w:r>
              <w:rPr>
                <w:rFonts w:ascii="Arial" w:eastAsia="Arial" w:hAnsi="Arial" w:cs="Arial"/>
                <w:sz w:val="20"/>
                <w:szCs w:val="20"/>
              </w:rPr>
              <w:t xml:space="preserve"> network-level Digital Twin design</w:t>
            </w:r>
          </w:p>
        </w:tc>
      </w:tr>
      <w:tr w:rsidR="00EE6D91" w14:paraId="08CF9250" w14:textId="77777777">
        <w:tc>
          <w:tcPr>
            <w:tcW w:w="0" w:type="auto"/>
            <w:tcMar>
              <w:top w:w="80" w:type="dxa"/>
              <w:left w:w="100" w:type="dxa"/>
              <w:bottom w:w="80" w:type="dxa"/>
              <w:right w:w="100" w:type="dxa"/>
            </w:tcMar>
            <w:vAlign w:val="center"/>
          </w:tcPr>
          <w:p w14:paraId="1699E0FA" w14:textId="77777777" w:rsidR="00EE6D91" w:rsidRDefault="00000000">
            <w:r>
              <w:rPr>
                <w:rFonts w:ascii="Arial" w:eastAsia="Arial" w:hAnsi="Arial" w:cs="Arial"/>
                <w:sz w:val="20"/>
                <w:szCs w:val="20"/>
              </w:rPr>
              <w:t>Agentic Digital Twins (Ivanov, 2026)</w:t>
            </w:r>
          </w:p>
        </w:tc>
        <w:tc>
          <w:tcPr>
            <w:tcW w:w="0" w:type="auto"/>
            <w:tcMar>
              <w:top w:w="80" w:type="dxa"/>
              <w:left w:w="100" w:type="dxa"/>
              <w:bottom w:w="80" w:type="dxa"/>
              <w:right w:w="100" w:type="dxa"/>
            </w:tcMar>
            <w:vAlign w:val="center"/>
          </w:tcPr>
          <w:p w14:paraId="28588594" w14:textId="77777777" w:rsidR="00EE6D91" w:rsidRDefault="00000000">
            <w:r>
              <w:rPr>
                <w:rFonts w:ascii="Arial" w:eastAsia="Arial" w:hAnsi="Arial" w:cs="Arial"/>
                <w:sz w:val="20"/>
                <w:szCs w:val="20"/>
              </w:rPr>
              <w:t>Combines simulation with AI decision support</w:t>
            </w:r>
          </w:p>
        </w:tc>
        <w:tc>
          <w:tcPr>
            <w:tcW w:w="0" w:type="auto"/>
            <w:tcMar>
              <w:top w:w="80" w:type="dxa"/>
              <w:left w:w="100" w:type="dxa"/>
              <w:bottom w:w="80" w:type="dxa"/>
              <w:right w:w="100" w:type="dxa"/>
            </w:tcMar>
            <w:vAlign w:val="center"/>
          </w:tcPr>
          <w:p w14:paraId="67093F6D" w14:textId="77777777" w:rsidR="00EE6D91" w:rsidRDefault="00000000">
            <w:r>
              <w:rPr>
                <w:rFonts w:ascii="Arial" w:eastAsia="Arial" w:hAnsi="Arial" w:cs="Arial"/>
                <w:sz w:val="20"/>
                <w:szCs w:val="20"/>
              </w:rPr>
              <w:t>Framework-level; limited applied case studies</w:t>
            </w:r>
          </w:p>
        </w:tc>
        <w:tc>
          <w:tcPr>
            <w:tcW w:w="0" w:type="auto"/>
            <w:tcMar>
              <w:top w:w="80" w:type="dxa"/>
              <w:left w:w="100" w:type="dxa"/>
              <w:bottom w:w="80" w:type="dxa"/>
              <w:right w:w="100" w:type="dxa"/>
            </w:tcMar>
            <w:vAlign w:val="center"/>
          </w:tcPr>
          <w:p w14:paraId="68D32F6F" w14:textId="77777777" w:rsidR="00EE6D91" w:rsidRDefault="00000000">
            <w:r>
              <w:rPr>
                <w:rFonts w:ascii="Arial" w:eastAsia="Arial" w:hAnsi="Arial" w:cs="Arial"/>
                <w:sz w:val="20"/>
                <w:szCs w:val="20"/>
              </w:rPr>
              <w:t xml:space="preserve">Directly inspires </w:t>
            </w:r>
            <w:proofErr w:type="spellStart"/>
            <w:r>
              <w:rPr>
                <w:rFonts w:ascii="Arial" w:eastAsia="Arial" w:hAnsi="Arial" w:cs="Arial"/>
                <w:sz w:val="20"/>
                <w:szCs w:val="20"/>
              </w:rPr>
              <w:t>GenTwin's</w:t>
            </w:r>
            <w:proofErr w:type="spellEnd"/>
            <w:r>
              <w:rPr>
                <w:rFonts w:ascii="Arial" w:eastAsia="Arial" w:hAnsi="Arial" w:cs="Arial"/>
                <w:sz w:val="20"/>
                <w:szCs w:val="20"/>
              </w:rPr>
              <w:t xml:space="preserve"> simulation + decision-support architecture</w:t>
            </w:r>
          </w:p>
        </w:tc>
      </w:tr>
      <w:tr w:rsidR="00EE6D91" w14:paraId="4BF950F5" w14:textId="77777777">
        <w:tc>
          <w:tcPr>
            <w:tcW w:w="0" w:type="auto"/>
            <w:tcMar>
              <w:top w:w="80" w:type="dxa"/>
              <w:left w:w="100" w:type="dxa"/>
              <w:bottom w:w="80" w:type="dxa"/>
              <w:right w:w="100" w:type="dxa"/>
            </w:tcMar>
            <w:vAlign w:val="center"/>
          </w:tcPr>
          <w:p w14:paraId="1E2CCA80" w14:textId="77777777" w:rsidR="00EE6D91" w:rsidRDefault="00000000">
            <w:r>
              <w:rPr>
                <w:rFonts w:ascii="Arial" w:eastAsia="Arial" w:hAnsi="Arial" w:cs="Arial"/>
                <w:sz w:val="20"/>
                <w:szCs w:val="20"/>
              </w:rPr>
              <w:t>DT literature review &amp; framework (Le &amp; Fan, 2023)</w:t>
            </w:r>
          </w:p>
        </w:tc>
        <w:tc>
          <w:tcPr>
            <w:tcW w:w="0" w:type="auto"/>
            <w:tcMar>
              <w:top w:w="80" w:type="dxa"/>
              <w:left w:w="100" w:type="dxa"/>
              <w:bottom w:w="80" w:type="dxa"/>
              <w:right w:w="100" w:type="dxa"/>
            </w:tcMar>
            <w:vAlign w:val="center"/>
          </w:tcPr>
          <w:p w14:paraId="37615642" w14:textId="77777777" w:rsidR="00EE6D91" w:rsidRDefault="00000000">
            <w:r>
              <w:rPr>
                <w:rFonts w:ascii="Arial" w:eastAsia="Arial" w:hAnsi="Arial" w:cs="Arial"/>
                <w:sz w:val="20"/>
                <w:szCs w:val="20"/>
              </w:rPr>
              <w:t>Comprehensive framework; improved visibility/resilience focus</w:t>
            </w:r>
          </w:p>
        </w:tc>
        <w:tc>
          <w:tcPr>
            <w:tcW w:w="0" w:type="auto"/>
            <w:tcMar>
              <w:top w:w="80" w:type="dxa"/>
              <w:left w:w="100" w:type="dxa"/>
              <w:bottom w:w="80" w:type="dxa"/>
              <w:right w:w="100" w:type="dxa"/>
            </w:tcMar>
            <w:vAlign w:val="center"/>
          </w:tcPr>
          <w:p w14:paraId="2C36FFF0" w14:textId="77777777" w:rsidR="00EE6D91" w:rsidRDefault="00000000">
            <w:r>
              <w:rPr>
                <w:rFonts w:ascii="Arial" w:eastAsia="Arial" w:hAnsi="Arial" w:cs="Arial"/>
                <w:sz w:val="20"/>
                <w:szCs w:val="20"/>
              </w:rPr>
              <w:t>Conceptual synthesis rather than a deployed system</w:t>
            </w:r>
          </w:p>
        </w:tc>
        <w:tc>
          <w:tcPr>
            <w:tcW w:w="0" w:type="auto"/>
            <w:tcMar>
              <w:top w:w="80" w:type="dxa"/>
              <w:left w:w="100" w:type="dxa"/>
              <w:bottom w:w="80" w:type="dxa"/>
              <w:right w:w="100" w:type="dxa"/>
            </w:tcMar>
            <w:vAlign w:val="center"/>
          </w:tcPr>
          <w:p w14:paraId="55056B7C" w14:textId="77777777" w:rsidR="00EE6D91" w:rsidRDefault="00000000">
            <w:r>
              <w:rPr>
                <w:rFonts w:ascii="Arial" w:eastAsia="Arial" w:hAnsi="Arial" w:cs="Arial"/>
                <w:sz w:val="20"/>
                <w:szCs w:val="20"/>
              </w:rPr>
              <w:t xml:space="preserve">Provides structural grounding for </w:t>
            </w:r>
            <w:proofErr w:type="spellStart"/>
            <w:r>
              <w:rPr>
                <w:rFonts w:ascii="Arial" w:eastAsia="Arial" w:hAnsi="Arial" w:cs="Arial"/>
                <w:sz w:val="20"/>
                <w:szCs w:val="20"/>
              </w:rPr>
              <w:t>GenTwin's</w:t>
            </w:r>
            <w:proofErr w:type="spellEnd"/>
            <w:r>
              <w:rPr>
                <w:rFonts w:ascii="Arial" w:eastAsia="Arial" w:hAnsi="Arial" w:cs="Arial"/>
                <w:sz w:val="20"/>
                <w:szCs w:val="20"/>
              </w:rPr>
              <w:t xml:space="preserve"> DT module</w:t>
            </w:r>
          </w:p>
        </w:tc>
      </w:tr>
      <w:tr w:rsidR="00EE6D91" w14:paraId="74067B51" w14:textId="77777777">
        <w:tc>
          <w:tcPr>
            <w:tcW w:w="0" w:type="auto"/>
            <w:tcMar>
              <w:top w:w="80" w:type="dxa"/>
              <w:left w:w="100" w:type="dxa"/>
              <w:bottom w:w="80" w:type="dxa"/>
              <w:right w:w="100" w:type="dxa"/>
            </w:tcMar>
            <w:vAlign w:val="center"/>
          </w:tcPr>
          <w:p w14:paraId="36A3A9D6" w14:textId="77777777" w:rsidR="00EE6D91" w:rsidRDefault="00000000">
            <w:r>
              <w:rPr>
                <w:rFonts w:ascii="Arial" w:eastAsia="Arial" w:hAnsi="Arial" w:cs="Arial"/>
                <w:sz w:val="20"/>
                <w:szCs w:val="20"/>
              </w:rPr>
              <w:t>Blockchain-enabled DT for hemp SC (Wang et al., 2020)</w:t>
            </w:r>
          </w:p>
        </w:tc>
        <w:tc>
          <w:tcPr>
            <w:tcW w:w="0" w:type="auto"/>
            <w:tcMar>
              <w:top w:w="80" w:type="dxa"/>
              <w:left w:w="100" w:type="dxa"/>
              <w:bottom w:w="80" w:type="dxa"/>
              <w:right w:w="100" w:type="dxa"/>
            </w:tcMar>
            <w:vAlign w:val="center"/>
          </w:tcPr>
          <w:p w14:paraId="3FB7409F" w14:textId="77777777" w:rsidR="00EE6D91" w:rsidRDefault="00000000">
            <w:r>
              <w:rPr>
                <w:rFonts w:ascii="Arial" w:eastAsia="Arial" w:hAnsi="Arial" w:cs="Arial"/>
                <w:sz w:val="20"/>
                <w:szCs w:val="20"/>
              </w:rPr>
              <w:t>Demonstrated working simulation-based DT with risk management</w:t>
            </w:r>
          </w:p>
        </w:tc>
        <w:tc>
          <w:tcPr>
            <w:tcW w:w="0" w:type="auto"/>
            <w:tcMar>
              <w:top w:w="80" w:type="dxa"/>
              <w:left w:w="100" w:type="dxa"/>
              <w:bottom w:w="80" w:type="dxa"/>
              <w:right w:w="100" w:type="dxa"/>
            </w:tcMar>
            <w:vAlign w:val="center"/>
          </w:tcPr>
          <w:p w14:paraId="7436F158" w14:textId="77777777" w:rsidR="00EE6D91" w:rsidRDefault="00000000">
            <w:r>
              <w:rPr>
                <w:rFonts w:ascii="Arial" w:eastAsia="Arial" w:hAnsi="Arial" w:cs="Arial"/>
                <w:sz w:val="20"/>
                <w:szCs w:val="20"/>
              </w:rPr>
              <w:t>Narrow, single-commodity scope</w:t>
            </w:r>
          </w:p>
        </w:tc>
        <w:tc>
          <w:tcPr>
            <w:tcW w:w="0" w:type="auto"/>
            <w:tcMar>
              <w:top w:w="80" w:type="dxa"/>
              <w:left w:w="100" w:type="dxa"/>
              <w:bottom w:w="80" w:type="dxa"/>
              <w:right w:w="100" w:type="dxa"/>
            </w:tcMar>
            <w:vAlign w:val="center"/>
          </w:tcPr>
          <w:p w14:paraId="7AD5B826" w14:textId="77777777" w:rsidR="00EE6D91" w:rsidRDefault="00000000">
            <w:r>
              <w:rPr>
                <w:rFonts w:ascii="Arial" w:eastAsia="Arial" w:hAnsi="Arial" w:cs="Arial"/>
                <w:sz w:val="20"/>
                <w:szCs w:val="20"/>
              </w:rPr>
              <w:t>Confirms feasibility of simulation-based DT risk management, at smaller scale</w:t>
            </w:r>
          </w:p>
        </w:tc>
      </w:tr>
    </w:tbl>
    <w:p w14:paraId="37B5D9D2" w14:textId="77777777" w:rsidR="00EE6D91" w:rsidRPr="007B70F0" w:rsidRDefault="00000000">
      <w:pPr>
        <w:spacing w:before="240" w:after="120"/>
        <w:rPr>
          <w:sz w:val="32"/>
          <w:szCs w:val="32"/>
          <w:rPrChange w:id="155" w:author="Praveen kumar C" w:date="2026-09-02T16:08:00Z" w16du:dateUtc="2026-09-02T10:38:00Z">
            <w:rPr/>
          </w:rPrChange>
        </w:rPr>
      </w:pPr>
      <w:r w:rsidRPr="007B70F0">
        <w:rPr>
          <w:b/>
          <w:bCs/>
          <w:sz w:val="32"/>
          <w:szCs w:val="32"/>
          <w:rPrChange w:id="156" w:author="Praveen kumar C" w:date="2026-09-02T16:08:00Z" w16du:dateUtc="2026-09-02T10:38:00Z">
            <w:rPr>
              <w:b/>
              <w:bCs/>
            </w:rPr>
          </w:rPrChange>
        </w:rPr>
        <w:t>2.4 Research / Engineering Gap</w:t>
      </w:r>
    </w:p>
    <w:p w14:paraId="56722FD2" w14:textId="77777777" w:rsidR="00EE6D91" w:rsidRDefault="00000000">
      <w:pPr>
        <w:pStyle w:val="ListParagraph"/>
        <w:numPr>
          <w:ilvl w:val="0"/>
          <w:numId w:val="1"/>
        </w:numPr>
        <w:spacing w:after="90" w:line="280" w:lineRule="auto"/>
        <w:jc w:val="both"/>
        <w:pPrChange w:id="157" w:author="Praveen kumar C" w:date="2026-09-02T16:08:00Z" w16du:dateUtc="2026-09-02T10:38:00Z">
          <w:pPr>
            <w:pStyle w:val="ListParagraph"/>
            <w:numPr>
              <w:numId w:val="1"/>
            </w:numPr>
            <w:spacing w:after="90" w:line="280" w:lineRule="auto"/>
            <w:ind w:left="502" w:hanging="360"/>
          </w:pPr>
        </w:pPrChange>
      </w:pPr>
      <w:r>
        <w:t>Existing studies provide limited integration of Generative AI with Digital Twin models for intelligent disruption simulation.</w:t>
      </w:r>
    </w:p>
    <w:p w14:paraId="75A15FA8" w14:textId="77777777" w:rsidR="00EE6D91" w:rsidRDefault="00000000">
      <w:pPr>
        <w:pStyle w:val="ListParagraph"/>
        <w:numPr>
          <w:ilvl w:val="0"/>
          <w:numId w:val="1"/>
        </w:numPr>
        <w:spacing w:after="90" w:line="280" w:lineRule="auto"/>
        <w:jc w:val="both"/>
        <w:pPrChange w:id="158" w:author="Praveen kumar C" w:date="2026-09-02T16:08:00Z" w16du:dateUtc="2026-09-02T10:38:00Z">
          <w:pPr>
            <w:pStyle w:val="ListParagraph"/>
            <w:numPr>
              <w:numId w:val="1"/>
            </w:numPr>
            <w:spacing w:after="90" w:line="280" w:lineRule="auto"/>
            <w:ind w:left="502" w:hanging="360"/>
          </w:pPr>
        </w:pPrChange>
      </w:pPr>
      <w:r>
        <w:t>Most Digital Twin systems focus on monitoring and simulation rather than automated resilience planning and decision support.</w:t>
      </w:r>
    </w:p>
    <w:p w14:paraId="4ADF9E1A" w14:textId="77777777" w:rsidR="00EE6D91" w:rsidRDefault="00000000">
      <w:pPr>
        <w:pStyle w:val="ListParagraph"/>
        <w:numPr>
          <w:ilvl w:val="0"/>
          <w:numId w:val="1"/>
        </w:numPr>
        <w:spacing w:after="90" w:line="280" w:lineRule="auto"/>
        <w:jc w:val="both"/>
        <w:pPrChange w:id="159" w:author="Praveen kumar C" w:date="2026-09-02T16:08:00Z" w16du:dateUtc="2026-09-02T10:38:00Z">
          <w:pPr>
            <w:pStyle w:val="ListParagraph"/>
            <w:numPr>
              <w:numId w:val="1"/>
            </w:numPr>
            <w:spacing w:after="90" w:line="280" w:lineRule="auto"/>
            <w:ind w:left="502" w:hanging="360"/>
          </w:pPr>
        </w:pPrChange>
      </w:pPr>
      <w:r>
        <w:t>Current research lacks simulation of multiple simultaneous supply chain disruptions and their combined impact.</w:t>
      </w:r>
    </w:p>
    <w:p w14:paraId="7FC11ED6" w14:textId="77777777" w:rsidR="00EE6D91" w:rsidRDefault="00000000">
      <w:pPr>
        <w:pStyle w:val="ListParagraph"/>
        <w:numPr>
          <w:ilvl w:val="0"/>
          <w:numId w:val="1"/>
        </w:numPr>
        <w:spacing w:after="90" w:line="280" w:lineRule="auto"/>
        <w:jc w:val="both"/>
        <w:pPrChange w:id="160" w:author="Praveen kumar C" w:date="2026-09-02T16:08:00Z" w16du:dateUtc="2026-09-02T10:38:00Z">
          <w:pPr>
            <w:pStyle w:val="ListParagraph"/>
            <w:numPr>
              <w:numId w:val="1"/>
            </w:numPr>
            <w:spacing w:after="90" w:line="280" w:lineRule="auto"/>
            <w:ind w:left="502" w:hanging="360"/>
          </w:pPr>
        </w:pPrChange>
      </w:pPr>
      <w:r>
        <w:t>Many proposed frameworks remain conceptual, with limited validation in practical supply chain environments.</w:t>
      </w:r>
    </w:p>
    <w:p w14:paraId="2EC8FE51" w14:textId="77777777" w:rsidR="00EE6D91" w:rsidRDefault="00000000">
      <w:pPr>
        <w:pStyle w:val="ListParagraph"/>
        <w:numPr>
          <w:ilvl w:val="0"/>
          <w:numId w:val="1"/>
        </w:numPr>
        <w:spacing w:after="90" w:line="280" w:lineRule="auto"/>
        <w:jc w:val="both"/>
        <w:pPrChange w:id="161" w:author="Praveen kumar C" w:date="2026-09-02T16:08:00Z" w16du:dateUtc="2026-09-02T10:38:00Z">
          <w:pPr>
            <w:pStyle w:val="ListParagraph"/>
            <w:numPr>
              <w:numId w:val="1"/>
            </w:numPr>
            <w:spacing w:after="90" w:line="280" w:lineRule="auto"/>
            <w:ind w:left="502" w:hanging="360"/>
          </w:pPr>
        </w:pPrChange>
      </w:pPr>
      <w:r>
        <w:t>Existing approaches provide limited optimisation of recovery strategies, including alternative suppliers, routes, and inventory planning.</w:t>
      </w:r>
    </w:p>
    <w:p w14:paraId="6FD12597" w14:textId="77777777" w:rsidR="00EE6D91" w:rsidRPr="007B70F0" w:rsidRDefault="00000000">
      <w:pPr>
        <w:spacing w:before="240" w:after="120"/>
        <w:rPr>
          <w:sz w:val="32"/>
          <w:szCs w:val="32"/>
          <w:rPrChange w:id="162" w:author="Praveen kumar C" w:date="2026-09-02T16:08:00Z" w16du:dateUtc="2026-09-02T10:38:00Z">
            <w:rPr/>
          </w:rPrChange>
        </w:rPr>
      </w:pPr>
      <w:r w:rsidRPr="007B70F0">
        <w:rPr>
          <w:b/>
          <w:bCs/>
          <w:sz w:val="32"/>
          <w:szCs w:val="32"/>
          <w:rPrChange w:id="163" w:author="Praveen kumar C" w:date="2026-09-02T16:08:00Z" w16du:dateUtc="2026-09-02T10:38:00Z">
            <w:rPr>
              <w:b/>
              <w:bCs/>
            </w:rPr>
          </w:rPrChange>
        </w:rPr>
        <w:t>2.5 Proposed Contribution</w:t>
      </w:r>
    </w:p>
    <w:p w14:paraId="459C0C97" w14:textId="77777777" w:rsidR="00EE6D91" w:rsidRDefault="00000000">
      <w:pPr>
        <w:spacing w:after="160" w:line="300" w:lineRule="auto"/>
        <w:jc w:val="both"/>
        <w:pPrChange w:id="164" w:author="Praveen kumar C" w:date="2026-09-02T16:08:00Z" w16du:dateUtc="2026-09-02T10:38:00Z">
          <w:pPr>
            <w:spacing w:after="160" w:line="300" w:lineRule="auto"/>
          </w:pPr>
        </w:pPrChange>
      </w:pPr>
      <w:proofErr w:type="spellStart"/>
      <w:r>
        <w:t>GenTwin</w:t>
      </w:r>
      <w:proofErr w:type="spellEnd"/>
      <w:r>
        <w:t xml:space="preserve"> addresses these gaps by combining a graph-based Digital Twin (built with </w:t>
      </w:r>
      <w:proofErr w:type="spellStart"/>
      <w:r>
        <w:t>NetworkX</w:t>
      </w:r>
      <w:proofErr w:type="spellEnd"/>
      <w:r>
        <w:t xml:space="preserve">) with a Generative AI scenario engine (the Gemini API) in a single working prototype, rather than treating the two as separate conceptual layers. Unlike prior monitoring-focused digital twins, </w:t>
      </w:r>
      <w:proofErr w:type="spellStart"/>
      <w:r>
        <w:t>GenTwin</w:t>
      </w:r>
      <w:proofErr w:type="spellEnd"/>
      <w:r>
        <w:t xml:space="preserve"> closes the loop from disruption generation through impact analysis to a concrete, algorithmically optimised recovery recommendation (via Dijkstra's algorithm and optimisation logic), and exposes the entire pipeline through an interactive dashboard so that the contribution is demonstrable rather than purely conceptual.</w:t>
      </w:r>
    </w:p>
    <w:p w14:paraId="0E9BC4B7" w14:textId="77777777" w:rsidR="00EE6D91" w:rsidRPr="007B70F0" w:rsidDel="007B70F0" w:rsidRDefault="00000000">
      <w:pPr>
        <w:jc w:val="center"/>
        <w:rPr>
          <w:del w:id="165" w:author="Praveen kumar C" w:date="2026-09-02T16:08:00Z" w16du:dateUtc="2026-09-02T10:38:00Z"/>
          <w:sz w:val="36"/>
          <w:szCs w:val="36"/>
          <w:rPrChange w:id="166" w:author="Praveen kumar C" w:date="2026-09-02T16:08:00Z" w16du:dateUtc="2026-09-02T10:38:00Z">
            <w:rPr>
              <w:del w:id="167" w:author="Praveen kumar C" w:date="2026-09-02T16:08:00Z" w16du:dateUtc="2026-09-02T10:38:00Z"/>
            </w:rPr>
          </w:rPrChange>
        </w:rPr>
        <w:pPrChange w:id="168" w:author="Praveen kumar C" w:date="2026-09-02T16:08:00Z" w16du:dateUtc="2026-09-02T10:38:00Z">
          <w:pPr/>
        </w:pPrChange>
      </w:pPr>
      <w:r>
        <w:br w:type="page"/>
      </w:r>
    </w:p>
    <w:p w14:paraId="08D65B61" w14:textId="77777777" w:rsidR="00EE6D91" w:rsidRPr="007B70F0" w:rsidRDefault="00000000">
      <w:pPr>
        <w:jc w:val="center"/>
        <w:rPr>
          <w:sz w:val="36"/>
          <w:szCs w:val="36"/>
          <w:rPrChange w:id="169" w:author="Praveen kumar C" w:date="2026-09-02T16:08:00Z" w16du:dateUtc="2026-09-02T10:38:00Z">
            <w:rPr/>
          </w:rPrChange>
        </w:rPr>
        <w:pPrChange w:id="170" w:author="Praveen kumar C" w:date="2026-09-02T16:08:00Z" w16du:dateUtc="2026-09-02T10:38:00Z">
          <w:pPr>
            <w:spacing w:before="200" w:after="40"/>
            <w:jc w:val="center"/>
          </w:pPr>
        </w:pPrChange>
      </w:pPr>
      <w:r w:rsidRPr="007B70F0">
        <w:rPr>
          <w:b/>
          <w:bCs/>
          <w:sz w:val="36"/>
          <w:szCs w:val="36"/>
          <w:rPrChange w:id="171" w:author="Praveen kumar C" w:date="2026-09-02T16:08:00Z" w16du:dateUtc="2026-09-02T10:38:00Z">
            <w:rPr>
              <w:b/>
              <w:bCs/>
            </w:rPr>
          </w:rPrChange>
        </w:rPr>
        <w:t>CHAPTER 3</w:t>
      </w:r>
    </w:p>
    <w:p w14:paraId="227C42E0" w14:textId="77777777" w:rsidR="00EE6D91" w:rsidRDefault="00000000" w:rsidP="007B70F0">
      <w:pPr>
        <w:spacing w:after="260"/>
        <w:jc w:val="center"/>
        <w:rPr>
          <w:ins w:id="172" w:author="Praveen kumar C" w:date="2026-09-02T16:09:00Z" w16du:dateUtc="2026-09-02T10:39:00Z"/>
          <w:b/>
          <w:bCs/>
          <w:sz w:val="36"/>
          <w:szCs w:val="36"/>
        </w:rPr>
      </w:pPr>
      <w:r w:rsidRPr="007B70F0">
        <w:rPr>
          <w:b/>
          <w:bCs/>
          <w:sz w:val="36"/>
          <w:szCs w:val="36"/>
          <w:rPrChange w:id="173" w:author="Praveen kumar C" w:date="2026-09-02T16:08:00Z" w16du:dateUtc="2026-09-02T10:38:00Z">
            <w:rPr>
              <w:b/>
              <w:bCs/>
            </w:rPr>
          </w:rPrChange>
        </w:rPr>
        <w:t>ENGINEERING DESIGN &amp; TRADE-OFFS, SUSTAINABILITY, ETHICS, SAFETY, RISK &amp; SECURITY</w:t>
      </w:r>
    </w:p>
    <w:p w14:paraId="0A49E2CF" w14:textId="77777777" w:rsidR="007B70F0" w:rsidRPr="007B70F0" w:rsidRDefault="007B70F0" w:rsidP="007B70F0">
      <w:pPr>
        <w:spacing w:after="260"/>
        <w:jc w:val="center"/>
        <w:rPr>
          <w:sz w:val="36"/>
          <w:szCs w:val="36"/>
          <w:rPrChange w:id="174" w:author="Praveen kumar C" w:date="2026-09-02T16:08:00Z" w16du:dateUtc="2026-09-02T10:38:00Z">
            <w:rPr/>
          </w:rPrChange>
        </w:rPr>
      </w:pPr>
    </w:p>
    <w:p w14:paraId="141E4C6A" w14:textId="77777777" w:rsidR="00EE6D91" w:rsidRPr="007B70F0" w:rsidRDefault="00000000">
      <w:pPr>
        <w:spacing w:before="240" w:after="120"/>
        <w:rPr>
          <w:sz w:val="32"/>
          <w:szCs w:val="32"/>
          <w:rPrChange w:id="175" w:author="Praveen kumar C" w:date="2026-09-02T16:09:00Z" w16du:dateUtc="2026-09-02T10:39:00Z">
            <w:rPr/>
          </w:rPrChange>
        </w:rPr>
      </w:pPr>
      <w:r w:rsidRPr="007B70F0">
        <w:rPr>
          <w:b/>
          <w:bCs/>
          <w:sz w:val="32"/>
          <w:szCs w:val="32"/>
          <w:rPrChange w:id="176" w:author="Praveen kumar C" w:date="2026-09-02T16:09:00Z" w16du:dateUtc="2026-09-02T10:39:00Z">
            <w:rPr>
              <w:b/>
              <w:bCs/>
            </w:rPr>
          </w:rPrChange>
        </w:rPr>
        <w:t>3.1 Requirements</w:t>
      </w:r>
    </w:p>
    <w:p w14:paraId="69664B75" w14:textId="77777777" w:rsidR="00EE6D91" w:rsidRPr="007B70F0" w:rsidRDefault="00000000">
      <w:pPr>
        <w:spacing w:after="160" w:line="300" w:lineRule="auto"/>
        <w:rPr>
          <w:sz w:val="32"/>
          <w:szCs w:val="32"/>
          <w:rPrChange w:id="177" w:author="Praveen kumar C" w:date="2026-09-02T16:09:00Z" w16du:dateUtc="2026-09-02T10:39:00Z">
            <w:rPr/>
          </w:rPrChange>
        </w:rPr>
      </w:pPr>
      <w:r w:rsidRPr="007B70F0">
        <w:rPr>
          <w:b/>
          <w:bCs/>
          <w:sz w:val="32"/>
          <w:szCs w:val="32"/>
          <w:rPrChange w:id="178" w:author="Praveen kumar C" w:date="2026-09-02T16:09:00Z" w16du:dateUtc="2026-09-02T10:39:00Z">
            <w:rPr>
              <w:b/>
              <w:bCs/>
            </w:rPr>
          </w:rPrChange>
        </w:rPr>
        <w:t>Stakeholder / User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20"/>
        <w:gridCol w:w="6906"/>
      </w:tblGrid>
      <w:tr w:rsidR="00EE6D91" w14:paraId="20479A77" w14:textId="77777777">
        <w:trPr>
          <w:tblHeader/>
        </w:trPr>
        <w:tc>
          <w:tcPr>
            <w:tcW w:w="0" w:type="auto"/>
            <w:shd w:val="clear" w:color="auto" w:fill="D9D9D9"/>
            <w:tcMar>
              <w:top w:w="80" w:type="dxa"/>
              <w:left w:w="100" w:type="dxa"/>
              <w:bottom w:w="80" w:type="dxa"/>
              <w:right w:w="100" w:type="dxa"/>
            </w:tcMar>
            <w:vAlign w:val="center"/>
          </w:tcPr>
          <w:p w14:paraId="1469B640" w14:textId="77777777" w:rsidR="00EE6D91" w:rsidRDefault="00000000">
            <w:pPr>
              <w:jc w:val="center"/>
            </w:pPr>
            <w:r>
              <w:rPr>
                <w:rFonts w:ascii="Arial" w:eastAsia="Arial" w:hAnsi="Arial" w:cs="Arial"/>
                <w:b/>
                <w:bCs/>
                <w:sz w:val="20"/>
                <w:szCs w:val="20"/>
              </w:rPr>
              <w:t>Stakeholder</w:t>
            </w:r>
          </w:p>
        </w:tc>
        <w:tc>
          <w:tcPr>
            <w:tcW w:w="0" w:type="auto"/>
            <w:shd w:val="clear" w:color="auto" w:fill="D9D9D9"/>
            <w:tcMar>
              <w:top w:w="80" w:type="dxa"/>
              <w:left w:w="100" w:type="dxa"/>
              <w:bottom w:w="80" w:type="dxa"/>
              <w:right w:w="100" w:type="dxa"/>
            </w:tcMar>
            <w:vAlign w:val="center"/>
          </w:tcPr>
          <w:p w14:paraId="36817A8F" w14:textId="77777777" w:rsidR="00EE6D91" w:rsidRDefault="00000000">
            <w:pPr>
              <w:jc w:val="center"/>
            </w:pPr>
            <w:r>
              <w:rPr>
                <w:rFonts w:ascii="Arial" w:eastAsia="Arial" w:hAnsi="Arial" w:cs="Arial"/>
                <w:b/>
                <w:bCs/>
                <w:sz w:val="20"/>
                <w:szCs w:val="20"/>
              </w:rPr>
              <w:t>Requirement</w:t>
            </w:r>
          </w:p>
        </w:tc>
      </w:tr>
      <w:tr w:rsidR="00EE6D91" w14:paraId="3EE5DE85" w14:textId="77777777">
        <w:tc>
          <w:tcPr>
            <w:tcW w:w="0" w:type="auto"/>
            <w:tcMar>
              <w:top w:w="80" w:type="dxa"/>
              <w:left w:w="100" w:type="dxa"/>
              <w:bottom w:w="80" w:type="dxa"/>
              <w:right w:w="100" w:type="dxa"/>
            </w:tcMar>
            <w:vAlign w:val="center"/>
          </w:tcPr>
          <w:p w14:paraId="75FD8AE3" w14:textId="77777777" w:rsidR="00EE6D91" w:rsidRDefault="00000000">
            <w:r>
              <w:rPr>
                <w:rFonts w:ascii="Arial" w:eastAsia="Arial" w:hAnsi="Arial" w:cs="Arial"/>
                <w:sz w:val="20"/>
                <w:szCs w:val="20"/>
              </w:rPr>
              <w:t>Supply chain planner</w:t>
            </w:r>
          </w:p>
        </w:tc>
        <w:tc>
          <w:tcPr>
            <w:tcW w:w="0" w:type="auto"/>
            <w:tcMar>
              <w:top w:w="80" w:type="dxa"/>
              <w:left w:w="100" w:type="dxa"/>
              <w:bottom w:w="80" w:type="dxa"/>
              <w:right w:w="100" w:type="dxa"/>
            </w:tcMar>
            <w:vAlign w:val="center"/>
          </w:tcPr>
          <w:p w14:paraId="1AC6277E" w14:textId="77777777" w:rsidR="00EE6D91" w:rsidRDefault="00000000">
            <w:r>
              <w:rPr>
                <w:rFonts w:ascii="Arial" w:eastAsia="Arial" w:hAnsi="Arial" w:cs="Arial"/>
                <w:sz w:val="20"/>
                <w:szCs w:val="20"/>
              </w:rPr>
              <w:t>Needs realistic disruption scenarios and clear recovery recommendations to plan proactively.</w:t>
            </w:r>
          </w:p>
        </w:tc>
      </w:tr>
      <w:tr w:rsidR="00EE6D91" w14:paraId="380A8EC5" w14:textId="77777777">
        <w:tc>
          <w:tcPr>
            <w:tcW w:w="0" w:type="auto"/>
            <w:tcMar>
              <w:top w:w="80" w:type="dxa"/>
              <w:left w:w="100" w:type="dxa"/>
              <w:bottom w:w="80" w:type="dxa"/>
              <w:right w:w="100" w:type="dxa"/>
            </w:tcMar>
            <w:vAlign w:val="center"/>
          </w:tcPr>
          <w:p w14:paraId="139674AD" w14:textId="77777777" w:rsidR="00EE6D91" w:rsidRDefault="00000000">
            <w:r>
              <w:rPr>
                <w:rFonts w:ascii="Arial" w:eastAsia="Arial" w:hAnsi="Arial" w:cs="Arial"/>
                <w:sz w:val="20"/>
                <w:szCs w:val="20"/>
              </w:rPr>
              <w:t>Logistics manager</w:t>
            </w:r>
          </w:p>
        </w:tc>
        <w:tc>
          <w:tcPr>
            <w:tcW w:w="0" w:type="auto"/>
            <w:tcMar>
              <w:top w:w="80" w:type="dxa"/>
              <w:left w:w="100" w:type="dxa"/>
              <w:bottom w:w="80" w:type="dxa"/>
              <w:right w:w="100" w:type="dxa"/>
            </w:tcMar>
            <w:vAlign w:val="center"/>
          </w:tcPr>
          <w:p w14:paraId="0E06DAF5" w14:textId="77777777" w:rsidR="00EE6D91" w:rsidRDefault="00000000">
            <w:r>
              <w:rPr>
                <w:rFonts w:ascii="Arial" w:eastAsia="Arial" w:hAnsi="Arial" w:cs="Arial"/>
                <w:sz w:val="20"/>
                <w:szCs w:val="20"/>
              </w:rPr>
              <w:t>Needs visibility into how a disruption affects specific routes and delivery timelines.</w:t>
            </w:r>
          </w:p>
        </w:tc>
      </w:tr>
      <w:tr w:rsidR="00EE6D91" w14:paraId="1A760CE6" w14:textId="77777777">
        <w:tc>
          <w:tcPr>
            <w:tcW w:w="0" w:type="auto"/>
            <w:tcMar>
              <w:top w:w="80" w:type="dxa"/>
              <w:left w:w="100" w:type="dxa"/>
              <w:bottom w:w="80" w:type="dxa"/>
              <w:right w:w="100" w:type="dxa"/>
            </w:tcMar>
            <w:vAlign w:val="center"/>
          </w:tcPr>
          <w:p w14:paraId="0813E407" w14:textId="77777777" w:rsidR="00EE6D91" w:rsidRDefault="00000000">
            <w:r>
              <w:rPr>
                <w:rFonts w:ascii="Arial" w:eastAsia="Arial" w:hAnsi="Arial" w:cs="Arial"/>
                <w:sz w:val="20"/>
                <w:szCs w:val="20"/>
              </w:rPr>
              <w:t>Business decision-maker</w:t>
            </w:r>
          </w:p>
        </w:tc>
        <w:tc>
          <w:tcPr>
            <w:tcW w:w="0" w:type="auto"/>
            <w:tcMar>
              <w:top w:w="80" w:type="dxa"/>
              <w:left w:w="100" w:type="dxa"/>
              <w:bottom w:w="80" w:type="dxa"/>
              <w:right w:w="100" w:type="dxa"/>
            </w:tcMar>
            <w:vAlign w:val="center"/>
          </w:tcPr>
          <w:p w14:paraId="7E1F8674" w14:textId="77777777" w:rsidR="00EE6D91" w:rsidRDefault="00000000">
            <w:r>
              <w:rPr>
                <w:rFonts w:ascii="Arial" w:eastAsia="Arial" w:hAnsi="Arial" w:cs="Arial"/>
                <w:sz w:val="20"/>
                <w:szCs w:val="20"/>
              </w:rPr>
              <w:t>Needs a concise dashboard summarising risk and recommended actions to support fast decisions.</w:t>
            </w:r>
          </w:p>
        </w:tc>
      </w:tr>
      <w:tr w:rsidR="00EE6D91" w14:paraId="06584DE3" w14:textId="77777777">
        <w:tc>
          <w:tcPr>
            <w:tcW w:w="0" w:type="auto"/>
            <w:tcMar>
              <w:top w:w="80" w:type="dxa"/>
              <w:left w:w="100" w:type="dxa"/>
              <w:bottom w:w="80" w:type="dxa"/>
              <w:right w:w="100" w:type="dxa"/>
            </w:tcMar>
            <w:vAlign w:val="center"/>
          </w:tcPr>
          <w:p w14:paraId="3DD997AA" w14:textId="77777777" w:rsidR="00EE6D91" w:rsidRDefault="00000000">
            <w:r>
              <w:rPr>
                <w:rFonts w:ascii="Arial" w:eastAsia="Arial" w:hAnsi="Arial" w:cs="Arial"/>
                <w:sz w:val="20"/>
                <w:szCs w:val="20"/>
              </w:rPr>
              <w:t>Course evaluator / guide</w:t>
            </w:r>
          </w:p>
        </w:tc>
        <w:tc>
          <w:tcPr>
            <w:tcW w:w="0" w:type="auto"/>
            <w:tcMar>
              <w:top w:w="80" w:type="dxa"/>
              <w:left w:w="100" w:type="dxa"/>
              <w:bottom w:w="80" w:type="dxa"/>
              <w:right w:w="100" w:type="dxa"/>
            </w:tcMar>
            <w:vAlign w:val="center"/>
          </w:tcPr>
          <w:p w14:paraId="5F9C32DE" w14:textId="77777777" w:rsidR="00EE6D91" w:rsidRDefault="00000000">
            <w:r>
              <w:rPr>
                <w:rFonts w:ascii="Arial" w:eastAsia="Arial" w:hAnsi="Arial" w:cs="Arial"/>
                <w:sz w:val="20"/>
                <w:szCs w:val="20"/>
              </w:rPr>
              <w:t>Needs a working, testable prototype demonstrating the stated modules and objectives.</w:t>
            </w:r>
          </w:p>
        </w:tc>
      </w:tr>
    </w:tbl>
    <w:p w14:paraId="04B0ABC6" w14:textId="77777777" w:rsidR="00EE6D91" w:rsidRDefault="00EE6D91">
      <w:pPr>
        <w:spacing w:after="120"/>
      </w:pPr>
    </w:p>
    <w:p w14:paraId="08BA8826" w14:textId="77777777" w:rsidR="00EE6D91" w:rsidRPr="007B70F0" w:rsidRDefault="00000000">
      <w:pPr>
        <w:spacing w:after="160" w:line="300" w:lineRule="auto"/>
        <w:rPr>
          <w:sz w:val="32"/>
          <w:szCs w:val="32"/>
          <w:rPrChange w:id="179" w:author="Praveen kumar C" w:date="2026-09-02T16:09:00Z" w16du:dateUtc="2026-09-02T10:39:00Z">
            <w:rPr/>
          </w:rPrChange>
        </w:rPr>
      </w:pPr>
      <w:r w:rsidRPr="007B70F0">
        <w:rPr>
          <w:b/>
          <w:bCs/>
          <w:sz w:val="32"/>
          <w:szCs w:val="32"/>
          <w:rPrChange w:id="180" w:author="Praveen kumar C" w:date="2026-09-02T16:09:00Z" w16du:dateUtc="2026-09-02T10:39:00Z">
            <w:rPr>
              <w:b/>
              <w:bCs/>
            </w:rPr>
          </w:rPrChange>
        </w:rPr>
        <w:t>Functional &amp; Non-Functional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58"/>
        <w:gridCol w:w="2319"/>
        <w:gridCol w:w="4049"/>
      </w:tblGrid>
      <w:tr w:rsidR="00EE6D91" w14:paraId="68219771" w14:textId="77777777">
        <w:trPr>
          <w:tblHeader/>
        </w:trPr>
        <w:tc>
          <w:tcPr>
            <w:tcW w:w="0" w:type="auto"/>
            <w:shd w:val="clear" w:color="auto" w:fill="D9D9D9"/>
            <w:tcMar>
              <w:top w:w="80" w:type="dxa"/>
              <w:left w:w="100" w:type="dxa"/>
              <w:bottom w:w="80" w:type="dxa"/>
              <w:right w:w="100" w:type="dxa"/>
            </w:tcMar>
            <w:vAlign w:val="center"/>
          </w:tcPr>
          <w:p w14:paraId="7705DCA3" w14:textId="77777777" w:rsidR="00EE6D91" w:rsidRDefault="00000000">
            <w:pPr>
              <w:jc w:val="center"/>
            </w:pPr>
            <w:r>
              <w:rPr>
                <w:rFonts w:ascii="Arial" w:eastAsia="Arial" w:hAnsi="Arial" w:cs="Arial"/>
                <w:b/>
                <w:bCs/>
                <w:sz w:val="20"/>
                <w:szCs w:val="20"/>
              </w:rPr>
              <w:t>Requirement</w:t>
            </w:r>
          </w:p>
        </w:tc>
        <w:tc>
          <w:tcPr>
            <w:tcW w:w="0" w:type="auto"/>
            <w:shd w:val="clear" w:color="auto" w:fill="D9D9D9"/>
            <w:tcMar>
              <w:top w:w="80" w:type="dxa"/>
              <w:left w:w="100" w:type="dxa"/>
              <w:bottom w:w="80" w:type="dxa"/>
              <w:right w:w="100" w:type="dxa"/>
            </w:tcMar>
            <w:vAlign w:val="center"/>
          </w:tcPr>
          <w:p w14:paraId="36EE5A51" w14:textId="77777777" w:rsidR="00EE6D91" w:rsidRDefault="00000000">
            <w:pPr>
              <w:jc w:val="center"/>
            </w:pPr>
            <w:r>
              <w:rPr>
                <w:rFonts w:ascii="Arial" w:eastAsia="Arial" w:hAnsi="Arial" w:cs="Arial"/>
                <w:b/>
                <w:bCs/>
                <w:sz w:val="20"/>
                <w:szCs w:val="20"/>
              </w:rPr>
              <w:t>Type (Functional/Non-Functional)</w:t>
            </w:r>
          </w:p>
        </w:tc>
        <w:tc>
          <w:tcPr>
            <w:tcW w:w="0" w:type="auto"/>
            <w:shd w:val="clear" w:color="auto" w:fill="D9D9D9"/>
            <w:tcMar>
              <w:top w:w="80" w:type="dxa"/>
              <w:left w:w="100" w:type="dxa"/>
              <w:bottom w:w="80" w:type="dxa"/>
              <w:right w:w="100" w:type="dxa"/>
            </w:tcMar>
            <w:vAlign w:val="center"/>
          </w:tcPr>
          <w:p w14:paraId="710BAE10" w14:textId="77777777" w:rsidR="00EE6D91" w:rsidRDefault="00000000">
            <w:pPr>
              <w:jc w:val="center"/>
            </w:pPr>
            <w:r>
              <w:rPr>
                <w:rFonts w:ascii="Arial" w:eastAsia="Arial" w:hAnsi="Arial" w:cs="Arial"/>
                <w:b/>
                <w:bCs/>
                <w:sz w:val="20"/>
                <w:szCs w:val="20"/>
              </w:rPr>
              <w:t>Measurable Target</w:t>
            </w:r>
          </w:p>
        </w:tc>
      </w:tr>
      <w:tr w:rsidR="00EE6D91" w14:paraId="7E555899" w14:textId="77777777">
        <w:tc>
          <w:tcPr>
            <w:tcW w:w="0" w:type="auto"/>
            <w:tcMar>
              <w:top w:w="80" w:type="dxa"/>
              <w:left w:w="100" w:type="dxa"/>
              <w:bottom w:w="80" w:type="dxa"/>
              <w:right w:w="100" w:type="dxa"/>
            </w:tcMar>
            <w:vAlign w:val="center"/>
          </w:tcPr>
          <w:p w14:paraId="6BBBBF29" w14:textId="77777777" w:rsidR="00EE6D91" w:rsidRDefault="00000000">
            <w:r>
              <w:rPr>
                <w:rFonts w:ascii="Arial" w:eastAsia="Arial" w:hAnsi="Arial" w:cs="Arial"/>
                <w:sz w:val="20"/>
                <w:szCs w:val="20"/>
              </w:rPr>
              <w:t>Generate a disruption scenario on request</w:t>
            </w:r>
          </w:p>
        </w:tc>
        <w:tc>
          <w:tcPr>
            <w:tcW w:w="0" w:type="auto"/>
            <w:tcMar>
              <w:top w:w="80" w:type="dxa"/>
              <w:left w:w="100" w:type="dxa"/>
              <w:bottom w:w="80" w:type="dxa"/>
              <w:right w:w="100" w:type="dxa"/>
            </w:tcMar>
            <w:vAlign w:val="center"/>
          </w:tcPr>
          <w:p w14:paraId="1CA1846E" w14:textId="77777777" w:rsidR="00EE6D91" w:rsidRDefault="00000000">
            <w:r>
              <w:rPr>
                <w:rFonts w:ascii="Arial" w:eastAsia="Arial" w:hAnsi="Arial" w:cs="Arial"/>
                <w:sz w:val="20"/>
                <w:szCs w:val="20"/>
              </w:rPr>
              <w:t>Functional</w:t>
            </w:r>
          </w:p>
        </w:tc>
        <w:tc>
          <w:tcPr>
            <w:tcW w:w="0" w:type="auto"/>
            <w:tcMar>
              <w:top w:w="80" w:type="dxa"/>
              <w:left w:w="100" w:type="dxa"/>
              <w:bottom w:w="80" w:type="dxa"/>
              <w:right w:w="100" w:type="dxa"/>
            </w:tcMar>
            <w:vAlign w:val="center"/>
          </w:tcPr>
          <w:p w14:paraId="7B621F3D" w14:textId="77777777" w:rsidR="00EE6D91" w:rsidRDefault="00000000">
            <w:r>
              <w:rPr>
                <w:rFonts w:ascii="Arial" w:eastAsia="Arial" w:hAnsi="Arial" w:cs="Arial"/>
                <w:sz w:val="20"/>
                <w:szCs w:val="20"/>
              </w:rPr>
              <w:t>Scenario generated and displayed within 10 seconds under normal API response time</w:t>
            </w:r>
          </w:p>
        </w:tc>
      </w:tr>
      <w:tr w:rsidR="00EE6D91" w14:paraId="4DDD6B3A" w14:textId="77777777">
        <w:tc>
          <w:tcPr>
            <w:tcW w:w="0" w:type="auto"/>
            <w:tcMar>
              <w:top w:w="80" w:type="dxa"/>
              <w:left w:w="100" w:type="dxa"/>
              <w:bottom w:w="80" w:type="dxa"/>
              <w:right w:w="100" w:type="dxa"/>
            </w:tcMar>
            <w:vAlign w:val="center"/>
          </w:tcPr>
          <w:p w14:paraId="2B34E616" w14:textId="77777777" w:rsidR="00EE6D91" w:rsidRDefault="00000000">
            <w:r>
              <w:rPr>
                <w:rFonts w:ascii="Arial" w:eastAsia="Arial" w:hAnsi="Arial" w:cs="Arial"/>
                <w:sz w:val="20"/>
                <w:szCs w:val="20"/>
              </w:rPr>
              <w:t>Represent supply chain entities as a connected network</w:t>
            </w:r>
          </w:p>
        </w:tc>
        <w:tc>
          <w:tcPr>
            <w:tcW w:w="0" w:type="auto"/>
            <w:tcMar>
              <w:top w:w="80" w:type="dxa"/>
              <w:left w:w="100" w:type="dxa"/>
              <w:bottom w:w="80" w:type="dxa"/>
              <w:right w:w="100" w:type="dxa"/>
            </w:tcMar>
            <w:vAlign w:val="center"/>
          </w:tcPr>
          <w:p w14:paraId="276BA140" w14:textId="77777777" w:rsidR="00EE6D91" w:rsidRDefault="00000000">
            <w:r>
              <w:rPr>
                <w:rFonts w:ascii="Arial" w:eastAsia="Arial" w:hAnsi="Arial" w:cs="Arial"/>
                <w:sz w:val="20"/>
                <w:szCs w:val="20"/>
              </w:rPr>
              <w:t>Functional</w:t>
            </w:r>
          </w:p>
        </w:tc>
        <w:tc>
          <w:tcPr>
            <w:tcW w:w="0" w:type="auto"/>
            <w:tcMar>
              <w:top w:w="80" w:type="dxa"/>
              <w:left w:w="100" w:type="dxa"/>
              <w:bottom w:w="80" w:type="dxa"/>
              <w:right w:w="100" w:type="dxa"/>
            </w:tcMar>
            <w:vAlign w:val="center"/>
          </w:tcPr>
          <w:p w14:paraId="6715E41F" w14:textId="77777777" w:rsidR="00EE6D91" w:rsidRDefault="00000000">
            <w:r>
              <w:rPr>
                <w:rFonts w:ascii="Arial" w:eastAsia="Arial" w:hAnsi="Arial" w:cs="Arial"/>
                <w:sz w:val="20"/>
                <w:szCs w:val="20"/>
              </w:rPr>
              <w:t>Model supports at least 3 suppliers, 2 warehouses, and multiple delivery routes</w:t>
            </w:r>
          </w:p>
        </w:tc>
      </w:tr>
      <w:tr w:rsidR="00EE6D91" w14:paraId="750381BD" w14:textId="77777777">
        <w:tc>
          <w:tcPr>
            <w:tcW w:w="0" w:type="auto"/>
            <w:tcMar>
              <w:top w:w="80" w:type="dxa"/>
              <w:left w:w="100" w:type="dxa"/>
              <w:bottom w:w="80" w:type="dxa"/>
              <w:right w:w="100" w:type="dxa"/>
            </w:tcMar>
            <w:vAlign w:val="center"/>
          </w:tcPr>
          <w:p w14:paraId="42677479" w14:textId="77777777" w:rsidR="00EE6D91" w:rsidRDefault="00000000">
            <w:r>
              <w:rPr>
                <w:rFonts w:ascii="Arial" w:eastAsia="Arial" w:hAnsi="Arial" w:cs="Arial"/>
                <w:sz w:val="20"/>
                <w:szCs w:val="20"/>
              </w:rPr>
              <w:t>Recommend an alternative route on disruption</w:t>
            </w:r>
          </w:p>
        </w:tc>
        <w:tc>
          <w:tcPr>
            <w:tcW w:w="0" w:type="auto"/>
            <w:tcMar>
              <w:top w:w="80" w:type="dxa"/>
              <w:left w:w="100" w:type="dxa"/>
              <w:bottom w:w="80" w:type="dxa"/>
              <w:right w:w="100" w:type="dxa"/>
            </w:tcMar>
            <w:vAlign w:val="center"/>
          </w:tcPr>
          <w:p w14:paraId="15EC2F16" w14:textId="77777777" w:rsidR="00EE6D91" w:rsidRDefault="00000000">
            <w:r>
              <w:rPr>
                <w:rFonts w:ascii="Arial" w:eastAsia="Arial" w:hAnsi="Arial" w:cs="Arial"/>
                <w:sz w:val="20"/>
                <w:szCs w:val="20"/>
              </w:rPr>
              <w:t>Functional</w:t>
            </w:r>
          </w:p>
        </w:tc>
        <w:tc>
          <w:tcPr>
            <w:tcW w:w="0" w:type="auto"/>
            <w:tcMar>
              <w:top w:w="80" w:type="dxa"/>
              <w:left w:w="100" w:type="dxa"/>
              <w:bottom w:w="80" w:type="dxa"/>
              <w:right w:w="100" w:type="dxa"/>
            </w:tcMar>
            <w:vAlign w:val="center"/>
          </w:tcPr>
          <w:p w14:paraId="20D70C67" w14:textId="77777777" w:rsidR="00EE6D91" w:rsidRDefault="00000000">
            <w:r>
              <w:rPr>
                <w:rFonts w:ascii="Arial" w:eastAsia="Arial" w:hAnsi="Arial" w:cs="Arial"/>
                <w:sz w:val="20"/>
                <w:szCs w:val="20"/>
              </w:rPr>
              <w:t>At least one alternative route returned when the primary route is blocked</w:t>
            </w:r>
          </w:p>
        </w:tc>
      </w:tr>
      <w:tr w:rsidR="00EE6D91" w14:paraId="533D02AD" w14:textId="77777777">
        <w:tc>
          <w:tcPr>
            <w:tcW w:w="0" w:type="auto"/>
            <w:tcMar>
              <w:top w:w="80" w:type="dxa"/>
              <w:left w:w="100" w:type="dxa"/>
              <w:bottom w:w="80" w:type="dxa"/>
              <w:right w:w="100" w:type="dxa"/>
            </w:tcMar>
            <w:vAlign w:val="center"/>
          </w:tcPr>
          <w:p w14:paraId="229523F3" w14:textId="77777777" w:rsidR="00EE6D91" w:rsidRDefault="00000000">
            <w:r>
              <w:rPr>
                <w:rFonts w:ascii="Arial" w:eastAsia="Arial" w:hAnsi="Arial" w:cs="Arial"/>
                <w:sz w:val="20"/>
                <w:szCs w:val="20"/>
              </w:rPr>
              <w:t>Dashboard usability</w:t>
            </w:r>
          </w:p>
        </w:tc>
        <w:tc>
          <w:tcPr>
            <w:tcW w:w="0" w:type="auto"/>
            <w:tcMar>
              <w:top w:w="80" w:type="dxa"/>
              <w:left w:w="100" w:type="dxa"/>
              <w:bottom w:w="80" w:type="dxa"/>
              <w:right w:w="100" w:type="dxa"/>
            </w:tcMar>
            <w:vAlign w:val="center"/>
          </w:tcPr>
          <w:p w14:paraId="4E90F785" w14:textId="77777777" w:rsidR="00EE6D91" w:rsidRDefault="00000000">
            <w:r>
              <w:rPr>
                <w:rFonts w:ascii="Arial" w:eastAsia="Arial" w:hAnsi="Arial" w:cs="Arial"/>
                <w:sz w:val="20"/>
                <w:szCs w:val="20"/>
              </w:rPr>
              <w:t>Non-Functional</w:t>
            </w:r>
          </w:p>
        </w:tc>
        <w:tc>
          <w:tcPr>
            <w:tcW w:w="0" w:type="auto"/>
            <w:tcMar>
              <w:top w:w="80" w:type="dxa"/>
              <w:left w:w="100" w:type="dxa"/>
              <w:bottom w:w="80" w:type="dxa"/>
              <w:right w:w="100" w:type="dxa"/>
            </w:tcMar>
            <w:vAlign w:val="center"/>
          </w:tcPr>
          <w:p w14:paraId="2A7485C8" w14:textId="77777777" w:rsidR="00EE6D91" w:rsidRDefault="00000000">
            <w:r>
              <w:rPr>
                <w:rFonts w:ascii="Arial" w:eastAsia="Arial" w:hAnsi="Arial" w:cs="Arial"/>
                <w:sz w:val="20"/>
                <w:szCs w:val="20"/>
              </w:rPr>
              <w:t>All key outputs (scenario, impact, recommendation) visible without page reload</w:t>
            </w:r>
          </w:p>
        </w:tc>
      </w:tr>
      <w:tr w:rsidR="00EE6D91" w14:paraId="6EB5E6C2" w14:textId="77777777">
        <w:tc>
          <w:tcPr>
            <w:tcW w:w="0" w:type="auto"/>
            <w:tcMar>
              <w:top w:w="80" w:type="dxa"/>
              <w:left w:w="100" w:type="dxa"/>
              <w:bottom w:w="80" w:type="dxa"/>
              <w:right w:w="100" w:type="dxa"/>
            </w:tcMar>
            <w:vAlign w:val="center"/>
          </w:tcPr>
          <w:p w14:paraId="669C8974" w14:textId="77777777" w:rsidR="00EE6D91" w:rsidRDefault="00000000">
            <w:r>
              <w:rPr>
                <w:rFonts w:ascii="Arial" w:eastAsia="Arial" w:hAnsi="Arial" w:cs="Arial"/>
                <w:sz w:val="20"/>
                <w:szCs w:val="20"/>
              </w:rPr>
              <w:t>Reliability under API failure</w:t>
            </w:r>
          </w:p>
        </w:tc>
        <w:tc>
          <w:tcPr>
            <w:tcW w:w="0" w:type="auto"/>
            <w:tcMar>
              <w:top w:w="80" w:type="dxa"/>
              <w:left w:w="100" w:type="dxa"/>
              <w:bottom w:w="80" w:type="dxa"/>
              <w:right w:w="100" w:type="dxa"/>
            </w:tcMar>
            <w:vAlign w:val="center"/>
          </w:tcPr>
          <w:p w14:paraId="1E52027B" w14:textId="77777777" w:rsidR="00EE6D91" w:rsidRDefault="00000000">
            <w:r>
              <w:rPr>
                <w:rFonts w:ascii="Arial" w:eastAsia="Arial" w:hAnsi="Arial" w:cs="Arial"/>
                <w:sz w:val="20"/>
                <w:szCs w:val="20"/>
              </w:rPr>
              <w:t>Non-Functional</w:t>
            </w:r>
          </w:p>
        </w:tc>
        <w:tc>
          <w:tcPr>
            <w:tcW w:w="0" w:type="auto"/>
            <w:tcMar>
              <w:top w:w="80" w:type="dxa"/>
              <w:left w:w="100" w:type="dxa"/>
              <w:bottom w:w="80" w:type="dxa"/>
              <w:right w:w="100" w:type="dxa"/>
            </w:tcMar>
            <w:vAlign w:val="center"/>
          </w:tcPr>
          <w:p w14:paraId="4B35EC45" w14:textId="77777777" w:rsidR="00EE6D91" w:rsidRDefault="00000000">
            <w:r>
              <w:rPr>
                <w:rFonts w:ascii="Arial" w:eastAsia="Arial" w:hAnsi="Arial" w:cs="Arial"/>
                <w:sz w:val="20"/>
                <w:szCs w:val="20"/>
              </w:rPr>
              <w:t>System displays a graceful error message rather than crashing if the Gemini API is unreachable</w:t>
            </w:r>
          </w:p>
        </w:tc>
      </w:tr>
    </w:tbl>
    <w:p w14:paraId="2C9932FB" w14:textId="77777777" w:rsidR="007B70F0" w:rsidRDefault="007B70F0">
      <w:pPr>
        <w:spacing w:before="240" w:after="120"/>
        <w:rPr>
          <w:ins w:id="181" w:author="Praveen kumar C" w:date="2026-09-02T16:09:00Z" w16du:dateUtc="2026-09-02T10:39:00Z"/>
          <w:b/>
          <w:bCs/>
          <w:sz w:val="32"/>
          <w:szCs w:val="32"/>
        </w:rPr>
      </w:pPr>
    </w:p>
    <w:p w14:paraId="2906C685" w14:textId="77777777" w:rsidR="007B70F0" w:rsidRDefault="007B70F0">
      <w:pPr>
        <w:spacing w:before="240" w:after="120"/>
        <w:rPr>
          <w:ins w:id="182" w:author="Praveen kumar C" w:date="2026-09-02T16:09:00Z" w16du:dateUtc="2026-09-02T10:39:00Z"/>
          <w:b/>
          <w:bCs/>
          <w:sz w:val="32"/>
          <w:szCs w:val="32"/>
        </w:rPr>
      </w:pPr>
    </w:p>
    <w:p w14:paraId="53629C8F" w14:textId="62566FAA" w:rsidR="00EE6D91" w:rsidRPr="007B70F0" w:rsidRDefault="00000000">
      <w:pPr>
        <w:spacing w:before="240" w:after="120"/>
        <w:rPr>
          <w:sz w:val="32"/>
          <w:szCs w:val="32"/>
          <w:rPrChange w:id="183" w:author="Praveen kumar C" w:date="2026-09-02T16:09:00Z" w16du:dateUtc="2026-09-02T10:39:00Z">
            <w:rPr/>
          </w:rPrChange>
        </w:rPr>
      </w:pPr>
      <w:r w:rsidRPr="007B70F0">
        <w:rPr>
          <w:b/>
          <w:bCs/>
          <w:sz w:val="32"/>
          <w:szCs w:val="32"/>
          <w:rPrChange w:id="184" w:author="Praveen kumar C" w:date="2026-09-02T16:09:00Z" w16du:dateUtc="2026-09-02T10:39:00Z">
            <w:rPr>
              <w:b/>
              <w:bCs/>
            </w:rPr>
          </w:rPrChange>
        </w:rPr>
        <w:lastRenderedPageBreak/>
        <w:t>3.2 Constraints &amp; Applicable Standards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78"/>
        <w:gridCol w:w="3251"/>
        <w:gridCol w:w="3597"/>
      </w:tblGrid>
      <w:tr w:rsidR="00EE6D91" w14:paraId="32B13975" w14:textId="77777777">
        <w:trPr>
          <w:tblHeader/>
        </w:trPr>
        <w:tc>
          <w:tcPr>
            <w:tcW w:w="0" w:type="auto"/>
            <w:shd w:val="clear" w:color="auto" w:fill="D9D9D9"/>
            <w:tcMar>
              <w:top w:w="80" w:type="dxa"/>
              <w:left w:w="100" w:type="dxa"/>
              <w:bottom w:w="80" w:type="dxa"/>
              <w:right w:w="100" w:type="dxa"/>
            </w:tcMar>
            <w:vAlign w:val="center"/>
          </w:tcPr>
          <w:p w14:paraId="091CEC00" w14:textId="77777777" w:rsidR="00EE6D91" w:rsidRDefault="00000000">
            <w:pPr>
              <w:jc w:val="center"/>
            </w:pPr>
            <w:r>
              <w:rPr>
                <w:rFonts w:ascii="Arial" w:eastAsia="Arial" w:hAnsi="Arial" w:cs="Arial"/>
                <w:b/>
                <w:bCs/>
                <w:sz w:val="20"/>
                <w:szCs w:val="20"/>
              </w:rPr>
              <w:t>Standard / Code</w:t>
            </w:r>
          </w:p>
        </w:tc>
        <w:tc>
          <w:tcPr>
            <w:tcW w:w="0" w:type="auto"/>
            <w:shd w:val="clear" w:color="auto" w:fill="D9D9D9"/>
            <w:tcMar>
              <w:top w:w="80" w:type="dxa"/>
              <w:left w:w="100" w:type="dxa"/>
              <w:bottom w:w="80" w:type="dxa"/>
              <w:right w:w="100" w:type="dxa"/>
            </w:tcMar>
            <w:vAlign w:val="center"/>
          </w:tcPr>
          <w:p w14:paraId="35966B81" w14:textId="77777777" w:rsidR="00EE6D91" w:rsidRDefault="00000000">
            <w:pPr>
              <w:jc w:val="center"/>
            </w:pPr>
            <w:r>
              <w:rPr>
                <w:rFonts w:ascii="Arial" w:eastAsia="Arial" w:hAnsi="Arial" w:cs="Arial"/>
                <w:b/>
                <w:bCs/>
                <w:sz w:val="20"/>
                <w:szCs w:val="20"/>
              </w:rPr>
              <w:t>Requirement</w:t>
            </w:r>
          </w:p>
        </w:tc>
        <w:tc>
          <w:tcPr>
            <w:tcW w:w="0" w:type="auto"/>
            <w:shd w:val="clear" w:color="auto" w:fill="D9D9D9"/>
            <w:tcMar>
              <w:top w:w="80" w:type="dxa"/>
              <w:left w:w="100" w:type="dxa"/>
              <w:bottom w:w="80" w:type="dxa"/>
              <w:right w:w="100" w:type="dxa"/>
            </w:tcMar>
            <w:vAlign w:val="center"/>
          </w:tcPr>
          <w:p w14:paraId="66A713D8" w14:textId="77777777" w:rsidR="00EE6D91" w:rsidRDefault="00000000">
            <w:pPr>
              <w:jc w:val="center"/>
            </w:pPr>
            <w:r>
              <w:rPr>
                <w:rFonts w:ascii="Arial" w:eastAsia="Arial" w:hAnsi="Arial" w:cs="Arial"/>
                <w:b/>
                <w:bCs/>
                <w:sz w:val="20"/>
                <w:szCs w:val="20"/>
              </w:rPr>
              <w:t>How Applied in This Project</w:t>
            </w:r>
          </w:p>
        </w:tc>
      </w:tr>
      <w:tr w:rsidR="00EE6D91" w14:paraId="492D42F9" w14:textId="77777777">
        <w:tc>
          <w:tcPr>
            <w:tcW w:w="0" w:type="auto"/>
            <w:tcMar>
              <w:top w:w="80" w:type="dxa"/>
              <w:left w:w="100" w:type="dxa"/>
              <w:bottom w:w="80" w:type="dxa"/>
              <w:right w:w="100" w:type="dxa"/>
            </w:tcMar>
            <w:vAlign w:val="center"/>
          </w:tcPr>
          <w:p w14:paraId="53F61E3C" w14:textId="77777777" w:rsidR="00EE6D91" w:rsidRDefault="00000000">
            <w:r>
              <w:rPr>
                <w:rFonts w:ascii="Arial" w:eastAsia="Arial" w:hAnsi="Arial" w:cs="Arial"/>
                <w:sz w:val="20"/>
                <w:szCs w:val="20"/>
              </w:rPr>
              <w:t>ISO/IEC 25010 (Software Quality)</w:t>
            </w:r>
          </w:p>
        </w:tc>
        <w:tc>
          <w:tcPr>
            <w:tcW w:w="0" w:type="auto"/>
            <w:tcMar>
              <w:top w:w="80" w:type="dxa"/>
              <w:left w:w="100" w:type="dxa"/>
              <w:bottom w:w="80" w:type="dxa"/>
              <w:right w:w="100" w:type="dxa"/>
            </w:tcMar>
            <w:vAlign w:val="center"/>
          </w:tcPr>
          <w:p w14:paraId="23F2D0BF" w14:textId="77777777" w:rsidR="00EE6D91" w:rsidRDefault="00000000">
            <w:r>
              <w:rPr>
                <w:rFonts w:ascii="Arial" w:eastAsia="Arial" w:hAnsi="Arial" w:cs="Arial"/>
                <w:sz w:val="20"/>
                <w:szCs w:val="20"/>
              </w:rPr>
              <w:t>Defines quality characteristics (reliability, usability, performance efficiency) for software products</w:t>
            </w:r>
          </w:p>
        </w:tc>
        <w:tc>
          <w:tcPr>
            <w:tcW w:w="0" w:type="auto"/>
            <w:tcMar>
              <w:top w:w="80" w:type="dxa"/>
              <w:left w:w="100" w:type="dxa"/>
              <w:bottom w:w="80" w:type="dxa"/>
              <w:right w:w="100" w:type="dxa"/>
            </w:tcMar>
            <w:vAlign w:val="center"/>
          </w:tcPr>
          <w:p w14:paraId="353EE6E9" w14:textId="77777777" w:rsidR="00EE6D91" w:rsidRDefault="00000000">
            <w:r>
              <w:rPr>
                <w:rFonts w:ascii="Arial" w:eastAsia="Arial" w:hAnsi="Arial" w:cs="Arial"/>
                <w:sz w:val="20"/>
                <w:szCs w:val="20"/>
              </w:rPr>
              <w:t>Used as an informal checklist when defining the non-functional requirements in Section 3.1</w:t>
            </w:r>
          </w:p>
        </w:tc>
      </w:tr>
      <w:tr w:rsidR="00EE6D91" w14:paraId="6BF6648C" w14:textId="77777777">
        <w:tc>
          <w:tcPr>
            <w:tcW w:w="0" w:type="auto"/>
            <w:tcMar>
              <w:top w:w="80" w:type="dxa"/>
              <w:left w:w="100" w:type="dxa"/>
              <w:bottom w:w="80" w:type="dxa"/>
              <w:right w:w="100" w:type="dxa"/>
            </w:tcMar>
            <w:vAlign w:val="center"/>
          </w:tcPr>
          <w:p w14:paraId="686F2B7D" w14:textId="77777777" w:rsidR="00EE6D91" w:rsidRDefault="00000000">
            <w:r>
              <w:rPr>
                <w:rFonts w:ascii="Arial" w:eastAsia="Arial" w:hAnsi="Arial" w:cs="Arial"/>
                <w:sz w:val="20"/>
                <w:szCs w:val="20"/>
              </w:rPr>
              <w:t>IEEE citation style</w:t>
            </w:r>
          </w:p>
        </w:tc>
        <w:tc>
          <w:tcPr>
            <w:tcW w:w="0" w:type="auto"/>
            <w:tcMar>
              <w:top w:w="80" w:type="dxa"/>
              <w:left w:w="100" w:type="dxa"/>
              <w:bottom w:w="80" w:type="dxa"/>
              <w:right w:w="100" w:type="dxa"/>
            </w:tcMar>
            <w:vAlign w:val="center"/>
          </w:tcPr>
          <w:p w14:paraId="0BE43CDF" w14:textId="77777777" w:rsidR="00EE6D91" w:rsidRDefault="00000000">
            <w:r>
              <w:rPr>
                <w:rFonts w:ascii="Arial" w:eastAsia="Arial" w:hAnsi="Arial" w:cs="Arial"/>
                <w:sz w:val="20"/>
                <w:szCs w:val="20"/>
              </w:rPr>
              <w:t>Consistent, traceable citation of literature and technical sources</w:t>
            </w:r>
          </w:p>
        </w:tc>
        <w:tc>
          <w:tcPr>
            <w:tcW w:w="0" w:type="auto"/>
            <w:tcMar>
              <w:top w:w="80" w:type="dxa"/>
              <w:left w:w="100" w:type="dxa"/>
              <w:bottom w:w="80" w:type="dxa"/>
              <w:right w:w="100" w:type="dxa"/>
            </w:tcMar>
            <w:vAlign w:val="center"/>
          </w:tcPr>
          <w:p w14:paraId="4DFFDE0D" w14:textId="77777777" w:rsidR="00EE6D91" w:rsidRDefault="00000000">
            <w:r>
              <w:rPr>
                <w:rFonts w:ascii="Arial" w:eastAsia="Arial" w:hAnsi="Arial" w:cs="Arial"/>
                <w:sz w:val="20"/>
                <w:szCs w:val="20"/>
              </w:rPr>
              <w:t>Applied throughout the References section of this report</w:t>
            </w:r>
          </w:p>
        </w:tc>
      </w:tr>
      <w:tr w:rsidR="00EE6D91" w14:paraId="1D68DE27" w14:textId="77777777">
        <w:tc>
          <w:tcPr>
            <w:tcW w:w="0" w:type="auto"/>
            <w:tcMar>
              <w:top w:w="80" w:type="dxa"/>
              <w:left w:w="100" w:type="dxa"/>
              <w:bottom w:w="80" w:type="dxa"/>
              <w:right w:w="100" w:type="dxa"/>
            </w:tcMar>
            <w:vAlign w:val="center"/>
          </w:tcPr>
          <w:p w14:paraId="667C482B" w14:textId="77777777" w:rsidR="00EE6D91" w:rsidRDefault="00000000">
            <w:r>
              <w:rPr>
                <w:rFonts w:ascii="Arial" w:eastAsia="Arial" w:hAnsi="Arial" w:cs="Arial"/>
                <w:sz w:val="20"/>
                <w:szCs w:val="20"/>
              </w:rPr>
              <w:t>Data minimisation (general data-protection principle)</w:t>
            </w:r>
          </w:p>
        </w:tc>
        <w:tc>
          <w:tcPr>
            <w:tcW w:w="0" w:type="auto"/>
            <w:tcMar>
              <w:top w:w="80" w:type="dxa"/>
              <w:left w:w="100" w:type="dxa"/>
              <w:bottom w:w="80" w:type="dxa"/>
              <w:right w:w="100" w:type="dxa"/>
            </w:tcMar>
            <w:vAlign w:val="center"/>
          </w:tcPr>
          <w:p w14:paraId="48E97675" w14:textId="77777777" w:rsidR="00EE6D91" w:rsidRDefault="00000000">
            <w:r>
              <w:rPr>
                <w:rFonts w:ascii="Arial" w:eastAsia="Arial" w:hAnsi="Arial" w:cs="Arial"/>
                <w:sz w:val="20"/>
                <w:szCs w:val="20"/>
              </w:rPr>
              <w:t>Avoid processing more data than necessary, especially any real organisational data</w:t>
            </w:r>
          </w:p>
        </w:tc>
        <w:tc>
          <w:tcPr>
            <w:tcW w:w="0" w:type="auto"/>
            <w:tcMar>
              <w:top w:w="80" w:type="dxa"/>
              <w:left w:w="100" w:type="dxa"/>
              <w:bottom w:w="80" w:type="dxa"/>
              <w:right w:w="100" w:type="dxa"/>
            </w:tcMar>
            <w:vAlign w:val="center"/>
          </w:tcPr>
          <w:p w14:paraId="3F72425E" w14:textId="77777777" w:rsidR="00EE6D91" w:rsidRDefault="00000000">
            <w:r>
              <w:rPr>
                <w:rFonts w:ascii="Arial" w:eastAsia="Arial" w:hAnsi="Arial" w:cs="Arial"/>
                <w:sz w:val="20"/>
                <w:szCs w:val="20"/>
              </w:rPr>
              <w:t>Project uses synthetic/illustrative supply chain data rather than real supplier or customer records</w:t>
            </w:r>
          </w:p>
        </w:tc>
      </w:tr>
    </w:tbl>
    <w:p w14:paraId="5B1F3504" w14:textId="77777777" w:rsidR="00EE6D91" w:rsidRPr="007B70F0" w:rsidRDefault="00000000">
      <w:pPr>
        <w:spacing w:before="240" w:after="120"/>
        <w:rPr>
          <w:sz w:val="32"/>
          <w:szCs w:val="32"/>
          <w:rPrChange w:id="185" w:author="Praveen kumar C" w:date="2026-09-02T16:09:00Z" w16du:dateUtc="2026-09-02T10:39:00Z">
            <w:rPr/>
          </w:rPrChange>
        </w:rPr>
      </w:pPr>
      <w:r w:rsidRPr="007B70F0">
        <w:rPr>
          <w:b/>
          <w:bCs/>
          <w:sz w:val="32"/>
          <w:szCs w:val="32"/>
          <w:rPrChange w:id="186" w:author="Praveen kumar C" w:date="2026-09-02T16:09:00Z" w16du:dateUtc="2026-09-02T10:39:00Z">
            <w:rPr>
              <w:b/>
              <w:bCs/>
            </w:rPr>
          </w:rPrChange>
        </w:rPr>
        <w:t>3.3 Design Specifications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95"/>
        <w:gridCol w:w="3874"/>
        <w:gridCol w:w="945"/>
        <w:gridCol w:w="912"/>
      </w:tblGrid>
      <w:tr w:rsidR="00EE6D91" w14:paraId="7ED1D98B" w14:textId="77777777">
        <w:trPr>
          <w:tblHeader/>
        </w:trPr>
        <w:tc>
          <w:tcPr>
            <w:tcW w:w="0" w:type="auto"/>
            <w:shd w:val="clear" w:color="auto" w:fill="D9D9D9"/>
            <w:tcMar>
              <w:top w:w="80" w:type="dxa"/>
              <w:left w:w="100" w:type="dxa"/>
              <w:bottom w:w="80" w:type="dxa"/>
              <w:right w:w="100" w:type="dxa"/>
            </w:tcMar>
            <w:vAlign w:val="center"/>
          </w:tcPr>
          <w:p w14:paraId="5741B2CB" w14:textId="77777777" w:rsidR="00EE6D91" w:rsidRDefault="00000000">
            <w:pPr>
              <w:jc w:val="center"/>
            </w:pPr>
            <w:r>
              <w:rPr>
                <w:rFonts w:ascii="Arial" w:eastAsia="Arial" w:hAnsi="Arial" w:cs="Arial"/>
                <w:b/>
                <w:bCs/>
                <w:sz w:val="20"/>
                <w:szCs w:val="20"/>
              </w:rPr>
              <w:t>Parameter</w:t>
            </w:r>
          </w:p>
        </w:tc>
        <w:tc>
          <w:tcPr>
            <w:tcW w:w="0" w:type="auto"/>
            <w:shd w:val="clear" w:color="auto" w:fill="D9D9D9"/>
            <w:tcMar>
              <w:top w:w="80" w:type="dxa"/>
              <w:left w:w="100" w:type="dxa"/>
              <w:bottom w:w="80" w:type="dxa"/>
              <w:right w:w="100" w:type="dxa"/>
            </w:tcMar>
            <w:vAlign w:val="center"/>
          </w:tcPr>
          <w:p w14:paraId="0E74F582" w14:textId="77777777" w:rsidR="00EE6D91" w:rsidRDefault="00000000">
            <w:pPr>
              <w:jc w:val="center"/>
            </w:pPr>
            <w:r>
              <w:rPr>
                <w:rFonts w:ascii="Arial" w:eastAsia="Arial" w:hAnsi="Arial" w:cs="Arial"/>
                <w:b/>
                <w:bCs/>
                <w:sz w:val="20"/>
                <w:szCs w:val="20"/>
              </w:rPr>
              <w:t>Target / Requirement</w:t>
            </w:r>
          </w:p>
        </w:tc>
        <w:tc>
          <w:tcPr>
            <w:tcW w:w="0" w:type="auto"/>
            <w:shd w:val="clear" w:color="auto" w:fill="D9D9D9"/>
            <w:tcMar>
              <w:top w:w="80" w:type="dxa"/>
              <w:left w:w="100" w:type="dxa"/>
              <w:bottom w:w="80" w:type="dxa"/>
              <w:right w:w="100" w:type="dxa"/>
            </w:tcMar>
            <w:vAlign w:val="center"/>
          </w:tcPr>
          <w:p w14:paraId="37FB34F3" w14:textId="77777777" w:rsidR="00EE6D91" w:rsidRDefault="00000000">
            <w:pPr>
              <w:jc w:val="center"/>
            </w:pPr>
            <w:r>
              <w:rPr>
                <w:rFonts w:ascii="Arial" w:eastAsia="Arial" w:hAnsi="Arial" w:cs="Arial"/>
                <w:b/>
                <w:bCs/>
                <w:sz w:val="20"/>
                <w:szCs w:val="20"/>
              </w:rPr>
              <w:t>Unit</w:t>
            </w:r>
          </w:p>
        </w:tc>
        <w:tc>
          <w:tcPr>
            <w:tcW w:w="0" w:type="auto"/>
            <w:shd w:val="clear" w:color="auto" w:fill="D9D9D9"/>
            <w:tcMar>
              <w:top w:w="80" w:type="dxa"/>
              <w:left w:w="100" w:type="dxa"/>
              <w:bottom w:w="80" w:type="dxa"/>
              <w:right w:w="100" w:type="dxa"/>
            </w:tcMar>
            <w:vAlign w:val="center"/>
          </w:tcPr>
          <w:p w14:paraId="3B2B1503" w14:textId="77777777" w:rsidR="00EE6D91" w:rsidRDefault="00000000">
            <w:pPr>
              <w:jc w:val="center"/>
            </w:pPr>
            <w:r>
              <w:rPr>
                <w:rFonts w:ascii="Arial" w:eastAsia="Arial" w:hAnsi="Arial" w:cs="Arial"/>
                <w:b/>
                <w:bCs/>
                <w:sz w:val="20"/>
                <w:szCs w:val="20"/>
              </w:rPr>
              <w:t>Priority</w:t>
            </w:r>
          </w:p>
        </w:tc>
      </w:tr>
      <w:tr w:rsidR="00EE6D91" w14:paraId="30258C32" w14:textId="77777777">
        <w:tc>
          <w:tcPr>
            <w:tcW w:w="0" w:type="auto"/>
            <w:tcMar>
              <w:top w:w="80" w:type="dxa"/>
              <w:left w:w="100" w:type="dxa"/>
              <w:bottom w:w="80" w:type="dxa"/>
              <w:right w:w="100" w:type="dxa"/>
            </w:tcMar>
            <w:vAlign w:val="center"/>
          </w:tcPr>
          <w:p w14:paraId="5393B84F" w14:textId="77777777" w:rsidR="00EE6D91" w:rsidRDefault="00000000">
            <w:r>
              <w:rPr>
                <w:rFonts w:ascii="Arial" w:eastAsia="Arial" w:hAnsi="Arial" w:cs="Arial"/>
                <w:sz w:val="20"/>
                <w:szCs w:val="20"/>
              </w:rPr>
              <w:t>Disruption scenario generation time</w:t>
            </w:r>
          </w:p>
        </w:tc>
        <w:tc>
          <w:tcPr>
            <w:tcW w:w="0" w:type="auto"/>
            <w:tcMar>
              <w:top w:w="80" w:type="dxa"/>
              <w:left w:w="100" w:type="dxa"/>
              <w:bottom w:w="80" w:type="dxa"/>
              <w:right w:w="100" w:type="dxa"/>
            </w:tcMar>
            <w:vAlign w:val="center"/>
          </w:tcPr>
          <w:p w14:paraId="651290A1" w14:textId="77777777" w:rsidR="00EE6D91" w:rsidRDefault="00000000">
            <w:r>
              <w:rPr>
                <w:rFonts w:ascii="Arial" w:eastAsia="Arial" w:hAnsi="Arial" w:cs="Arial"/>
                <w:sz w:val="20"/>
                <w:szCs w:val="20"/>
              </w:rPr>
              <w:t>≤ 10</w:t>
            </w:r>
          </w:p>
        </w:tc>
        <w:tc>
          <w:tcPr>
            <w:tcW w:w="0" w:type="auto"/>
            <w:tcMar>
              <w:top w:w="80" w:type="dxa"/>
              <w:left w:w="100" w:type="dxa"/>
              <w:bottom w:w="80" w:type="dxa"/>
              <w:right w:w="100" w:type="dxa"/>
            </w:tcMar>
            <w:vAlign w:val="center"/>
          </w:tcPr>
          <w:p w14:paraId="144359D7" w14:textId="77777777" w:rsidR="00EE6D91" w:rsidRDefault="00000000">
            <w:r>
              <w:rPr>
                <w:rFonts w:ascii="Arial" w:eastAsia="Arial" w:hAnsi="Arial" w:cs="Arial"/>
                <w:sz w:val="20"/>
                <w:szCs w:val="20"/>
              </w:rPr>
              <w:t>seconds</w:t>
            </w:r>
          </w:p>
        </w:tc>
        <w:tc>
          <w:tcPr>
            <w:tcW w:w="0" w:type="auto"/>
            <w:tcMar>
              <w:top w:w="80" w:type="dxa"/>
              <w:left w:w="100" w:type="dxa"/>
              <w:bottom w:w="80" w:type="dxa"/>
              <w:right w:w="100" w:type="dxa"/>
            </w:tcMar>
            <w:vAlign w:val="center"/>
          </w:tcPr>
          <w:p w14:paraId="76DA4F6A" w14:textId="77777777" w:rsidR="00EE6D91" w:rsidRDefault="00000000">
            <w:r>
              <w:rPr>
                <w:rFonts w:ascii="Arial" w:eastAsia="Arial" w:hAnsi="Arial" w:cs="Arial"/>
                <w:sz w:val="20"/>
                <w:szCs w:val="20"/>
              </w:rPr>
              <w:t>High</w:t>
            </w:r>
          </w:p>
        </w:tc>
      </w:tr>
      <w:tr w:rsidR="00EE6D91" w14:paraId="1714E554" w14:textId="77777777">
        <w:tc>
          <w:tcPr>
            <w:tcW w:w="0" w:type="auto"/>
            <w:tcMar>
              <w:top w:w="80" w:type="dxa"/>
              <w:left w:w="100" w:type="dxa"/>
              <w:bottom w:w="80" w:type="dxa"/>
              <w:right w:w="100" w:type="dxa"/>
            </w:tcMar>
            <w:vAlign w:val="center"/>
          </w:tcPr>
          <w:p w14:paraId="2B802937" w14:textId="77777777" w:rsidR="00EE6D91" w:rsidRDefault="00000000">
            <w:r>
              <w:rPr>
                <w:rFonts w:ascii="Arial" w:eastAsia="Arial" w:hAnsi="Arial" w:cs="Arial"/>
                <w:sz w:val="20"/>
                <w:szCs w:val="20"/>
              </w:rPr>
              <w:t>Minimum network size supported</w:t>
            </w:r>
          </w:p>
        </w:tc>
        <w:tc>
          <w:tcPr>
            <w:tcW w:w="0" w:type="auto"/>
            <w:tcMar>
              <w:top w:w="80" w:type="dxa"/>
              <w:left w:w="100" w:type="dxa"/>
              <w:bottom w:w="80" w:type="dxa"/>
              <w:right w:w="100" w:type="dxa"/>
            </w:tcMar>
            <w:vAlign w:val="center"/>
          </w:tcPr>
          <w:p w14:paraId="6EB9EEA8" w14:textId="77777777" w:rsidR="00EE6D91" w:rsidRDefault="00000000">
            <w:r>
              <w:rPr>
                <w:rFonts w:ascii="Arial" w:eastAsia="Arial" w:hAnsi="Arial" w:cs="Arial"/>
                <w:sz w:val="20"/>
                <w:szCs w:val="20"/>
              </w:rPr>
              <w:t>≥ 5 nodes (suppliers + warehouses)</w:t>
            </w:r>
          </w:p>
        </w:tc>
        <w:tc>
          <w:tcPr>
            <w:tcW w:w="0" w:type="auto"/>
            <w:tcMar>
              <w:top w:w="80" w:type="dxa"/>
              <w:left w:w="100" w:type="dxa"/>
              <w:bottom w:w="80" w:type="dxa"/>
              <w:right w:w="100" w:type="dxa"/>
            </w:tcMar>
            <w:vAlign w:val="center"/>
          </w:tcPr>
          <w:p w14:paraId="6E058E67" w14:textId="77777777" w:rsidR="00EE6D91" w:rsidRDefault="00000000">
            <w:r>
              <w:rPr>
                <w:rFonts w:ascii="Arial" w:eastAsia="Arial" w:hAnsi="Arial" w:cs="Arial"/>
                <w:sz w:val="20"/>
                <w:szCs w:val="20"/>
              </w:rPr>
              <w:t>nodes</w:t>
            </w:r>
          </w:p>
        </w:tc>
        <w:tc>
          <w:tcPr>
            <w:tcW w:w="0" w:type="auto"/>
            <w:tcMar>
              <w:top w:w="80" w:type="dxa"/>
              <w:left w:w="100" w:type="dxa"/>
              <w:bottom w:w="80" w:type="dxa"/>
              <w:right w:w="100" w:type="dxa"/>
            </w:tcMar>
            <w:vAlign w:val="center"/>
          </w:tcPr>
          <w:p w14:paraId="6634EA7F" w14:textId="77777777" w:rsidR="00EE6D91" w:rsidRDefault="00000000">
            <w:r>
              <w:rPr>
                <w:rFonts w:ascii="Arial" w:eastAsia="Arial" w:hAnsi="Arial" w:cs="Arial"/>
                <w:sz w:val="20"/>
                <w:szCs w:val="20"/>
              </w:rPr>
              <w:t>High</w:t>
            </w:r>
          </w:p>
        </w:tc>
      </w:tr>
      <w:tr w:rsidR="00EE6D91" w14:paraId="183B4FD8" w14:textId="77777777">
        <w:tc>
          <w:tcPr>
            <w:tcW w:w="0" w:type="auto"/>
            <w:tcMar>
              <w:top w:w="80" w:type="dxa"/>
              <w:left w:w="100" w:type="dxa"/>
              <w:bottom w:w="80" w:type="dxa"/>
              <w:right w:w="100" w:type="dxa"/>
            </w:tcMar>
            <w:vAlign w:val="center"/>
          </w:tcPr>
          <w:p w14:paraId="17AE7D2B" w14:textId="77777777" w:rsidR="00EE6D91" w:rsidRDefault="00000000">
            <w:r>
              <w:rPr>
                <w:rFonts w:ascii="Arial" w:eastAsia="Arial" w:hAnsi="Arial" w:cs="Arial"/>
                <w:sz w:val="20"/>
                <w:szCs w:val="20"/>
              </w:rPr>
              <w:t>Alternative routes considered per disruption</w:t>
            </w:r>
          </w:p>
        </w:tc>
        <w:tc>
          <w:tcPr>
            <w:tcW w:w="0" w:type="auto"/>
            <w:tcMar>
              <w:top w:w="80" w:type="dxa"/>
              <w:left w:w="100" w:type="dxa"/>
              <w:bottom w:w="80" w:type="dxa"/>
              <w:right w:w="100" w:type="dxa"/>
            </w:tcMar>
            <w:vAlign w:val="center"/>
          </w:tcPr>
          <w:p w14:paraId="1C049033" w14:textId="77777777" w:rsidR="00EE6D91" w:rsidRDefault="00000000">
            <w:r>
              <w:rPr>
                <w:rFonts w:ascii="Arial" w:eastAsia="Arial" w:hAnsi="Arial" w:cs="Arial"/>
                <w:sz w:val="20"/>
                <w:szCs w:val="20"/>
              </w:rPr>
              <w:t>≥ 2</w:t>
            </w:r>
          </w:p>
        </w:tc>
        <w:tc>
          <w:tcPr>
            <w:tcW w:w="0" w:type="auto"/>
            <w:tcMar>
              <w:top w:w="80" w:type="dxa"/>
              <w:left w:w="100" w:type="dxa"/>
              <w:bottom w:w="80" w:type="dxa"/>
              <w:right w:w="100" w:type="dxa"/>
            </w:tcMar>
            <w:vAlign w:val="center"/>
          </w:tcPr>
          <w:p w14:paraId="761CA321" w14:textId="77777777" w:rsidR="00EE6D91" w:rsidRDefault="00000000">
            <w:r>
              <w:rPr>
                <w:rFonts w:ascii="Arial" w:eastAsia="Arial" w:hAnsi="Arial" w:cs="Arial"/>
                <w:sz w:val="20"/>
                <w:szCs w:val="20"/>
              </w:rPr>
              <w:t>routes</w:t>
            </w:r>
          </w:p>
        </w:tc>
        <w:tc>
          <w:tcPr>
            <w:tcW w:w="0" w:type="auto"/>
            <w:tcMar>
              <w:top w:w="80" w:type="dxa"/>
              <w:left w:w="100" w:type="dxa"/>
              <w:bottom w:w="80" w:type="dxa"/>
              <w:right w:w="100" w:type="dxa"/>
            </w:tcMar>
            <w:vAlign w:val="center"/>
          </w:tcPr>
          <w:p w14:paraId="43AB2871" w14:textId="77777777" w:rsidR="00EE6D91" w:rsidRDefault="00000000">
            <w:r>
              <w:rPr>
                <w:rFonts w:ascii="Arial" w:eastAsia="Arial" w:hAnsi="Arial" w:cs="Arial"/>
                <w:sz w:val="20"/>
                <w:szCs w:val="20"/>
              </w:rPr>
              <w:t>Medium</w:t>
            </w:r>
          </w:p>
        </w:tc>
      </w:tr>
      <w:tr w:rsidR="00EE6D91" w14:paraId="45135F22" w14:textId="77777777">
        <w:tc>
          <w:tcPr>
            <w:tcW w:w="0" w:type="auto"/>
            <w:tcMar>
              <w:top w:w="80" w:type="dxa"/>
              <w:left w:w="100" w:type="dxa"/>
              <w:bottom w:w="80" w:type="dxa"/>
              <w:right w:w="100" w:type="dxa"/>
            </w:tcMar>
            <w:vAlign w:val="center"/>
          </w:tcPr>
          <w:p w14:paraId="3672CE50" w14:textId="77777777" w:rsidR="00EE6D91" w:rsidRDefault="00000000">
            <w:r>
              <w:rPr>
                <w:rFonts w:ascii="Arial" w:eastAsia="Arial" w:hAnsi="Arial" w:cs="Arial"/>
                <w:sz w:val="20"/>
                <w:szCs w:val="20"/>
              </w:rPr>
              <w:t>Dashboard refresh after simulation</w:t>
            </w:r>
          </w:p>
        </w:tc>
        <w:tc>
          <w:tcPr>
            <w:tcW w:w="0" w:type="auto"/>
            <w:tcMar>
              <w:top w:w="80" w:type="dxa"/>
              <w:left w:w="100" w:type="dxa"/>
              <w:bottom w:w="80" w:type="dxa"/>
              <w:right w:w="100" w:type="dxa"/>
            </w:tcMar>
            <w:vAlign w:val="center"/>
          </w:tcPr>
          <w:p w14:paraId="6D61996B" w14:textId="77777777" w:rsidR="00EE6D91" w:rsidRDefault="00000000">
            <w:r>
              <w:rPr>
                <w:rFonts w:ascii="Arial" w:eastAsia="Arial" w:hAnsi="Arial" w:cs="Arial"/>
                <w:sz w:val="20"/>
                <w:szCs w:val="20"/>
              </w:rPr>
              <w:t>Immediate (no manual reload)</w:t>
            </w:r>
          </w:p>
        </w:tc>
        <w:tc>
          <w:tcPr>
            <w:tcW w:w="0" w:type="auto"/>
            <w:tcMar>
              <w:top w:w="80" w:type="dxa"/>
              <w:left w:w="100" w:type="dxa"/>
              <w:bottom w:w="80" w:type="dxa"/>
              <w:right w:w="100" w:type="dxa"/>
            </w:tcMar>
            <w:vAlign w:val="center"/>
          </w:tcPr>
          <w:p w14:paraId="54478D37" w14:textId="77777777" w:rsidR="00EE6D91" w:rsidRDefault="00000000">
            <w:r>
              <w:rPr>
                <w:rFonts w:ascii="Arial" w:eastAsia="Arial" w:hAnsi="Arial" w:cs="Arial"/>
                <w:sz w:val="20"/>
                <w:szCs w:val="20"/>
              </w:rPr>
              <w:t>–</w:t>
            </w:r>
          </w:p>
        </w:tc>
        <w:tc>
          <w:tcPr>
            <w:tcW w:w="0" w:type="auto"/>
            <w:tcMar>
              <w:top w:w="80" w:type="dxa"/>
              <w:left w:w="100" w:type="dxa"/>
              <w:bottom w:w="80" w:type="dxa"/>
              <w:right w:w="100" w:type="dxa"/>
            </w:tcMar>
            <w:vAlign w:val="center"/>
          </w:tcPr>
          <w:p w14:paraId="58014DD2" w14:textId="77777777" w:rsidR="00EE6D91" w:rsidRDefault="00000000">
            <w:r>
              <w:rPr>
                <w:rFonts w:ascii="Arial" w:eastAsia="Arial" w:hAnsi="Arial" w:cs="Arial"/>
                <w:sz w:val="20"/>
                <w:szCs w:val="20"/>
              </w:rPr>
              <w:t>High</w:t>
            </w:r>
          </w:p>
        </w:tc>
      </w:tr>
      <w:tr w:rsidR="00EE6D91" w14:paraId="6F7A8693" w14:textId="77777777">
        <w:tc>
          <w:tcPr>
            <w:tcW w:w="0" w:type="auto"/>
            <w:tcMar>
              <w:top w:w="80" w:type="dxa"/>
              <w:left w:w="100" w:type="dxa"/>
              <w:bottom w:w="80" w:type="dxa"/>
              <w:right w:w="100" w:type="dxa"/>
            </w:tcMar>
            <w:vAlign w:val="center"/>
          </w:tcPr>
          <w:p w14:paraId="13358022" w14:textId="77777777" w:rsidR="00EE6D91" w:rsidRDefault="00000000">
            <w:r>
              <w:rPr>
                <w:rFonts w:ascii="Arial" w:eastAsia="Arial" w:hAnsi="Arial" w:cs="Arial"/>
                <w:sz w:val="20"/>
                <w:szCs w:val="20"/>
              </w:rPr>
              <w:t>Disruption types supported</w:t>
            </w:r>
          </w:p>
        </w:tc>
        <w:tc>
          <w:tcPr>
            <w:tcW w:w="0" w:type="auto"/>
            <w:tcMar>
              <w:top w:w="80" w:type="dxa"/>
              <w:left w:w="100" w:type="dxa"/>
              <w:bottom w:w="80" w:type="dxa"/>
              <w:right w:w="100" w:type="dxa"/>
            </w:tcMar>
            <w:vAlign w:val="center"/>
          </w:tcPr>
          <w:p w14:paraId="06815798" w14:textId="77777777" w:rsidR="00EE6D91" w:rsidRDefault="00000000">
            <w:r>
              <w:rPr>
                <w:rFonts w:ascii="Arial" w:eastAsia="Arial" w:hAnsi="Arial" w:cs="Arial"/>
                <w:sz w:val="20"/>
                <w:szCs w:val="20"/>
              </w:rPr>
              <w:t>≥ 3 (supplier failure, transport delay, demand spike)</w:t>
            </w:r>
          </w:p>
        </w:tc>
        <w:tc>
          <w:tcPr>
            <w:tcW w:w="0" w:type="auto"/>
            <w:tcMar>
              <w:top w:w="80" w:type="dxa"/>
              <w:left w:w="100" w:type="dxa"/>
              <w:bottom w:w="80" w:type="dxa"/>
              <w:right w:w="100" w:type="dxa"/>
            </w:tcMar>
            <w:vAlign w:val="center"/>
          </w:tcPr>
          <w:p w14:paraId="2B0A2163" w14:textId="77777777" w:rsidR="00EE6D91" w:rsidRDefault="00000000">
            <w:r>
              <w:rPr>
                <w:rFonts w:ascii="Arial" w:eastAsia="Arial" w:hAnsi="Arial" w:cs="Arial"/>
                <w:sz w:val="20"/>
                <w:szCs w:val="20"/>
              </w:rPr>
              <w:t>types</w:t>
            </w:r>
          </w:p>
        </w:tc>
        <w:tc>
          <w:tcPr>
            <w:tcW w:w="0" w:type="auto"/>
            <w:tcMar>
              <w:top w:w="80" w:type="dxa"/>
              <w:left w:w="100" w:type="dxa"/>
              <w:bottom w:w="80" w:type="dxa"/>
              <w:right w:w="100" w:type="dxa"/>
            </w:tcMar>
            <w:vAlign w:val="center"/>
          </w:tcPr>
          <w:p w14:paraId="3EAF8B29" w14:textId="77777777" w:rsidR="00EE6D91" w:rsidRDefault="00000000">
            <w:r>
              <w:rPr>
                <w:rFonts w:ascii="Arial" w:eastAsia="Arial" w:hAnsi="Arial" w:cs="Arial"/>
                <w:sz w:val="20"/>
                <w:szCs w:val="20"/>
              </w:rPr>
              <w:t>Medium</w:t>
            </w:r>
          </w:p>
        </w:tc>
      </w:tr>
    </w:tbl>
    <w:p w14:paraId="4A8997B5" w14:textId="77777777" w:rsidR="00EE6D91" w:rsidRPr="007B70F0" w:rsidRDefault="00000000">
      <w:pPr>
        <w:spacing w:before="240" w:after="120"/>
        <w:rPr>
          <w:sz w:val="32"/>
          <w:szCs w:val="32"/>
          <w:rPrChange w:id="187" w:author="Praveen kumar C" w:date="2026-09-02T16:09:00Z" w16du:dateUtc="2026-09-02T10:39:00Z">
            <w:rPr/>
          </w:rPrChange>
        </w:rPr>
      </w:pPr>
      <w:r w:rsidRPr="007B70F0">
        <w:rPr>
          <w:b/>
          <w:bCs/>
          <w:sz w:val="32"/>
          <w:szCs w:val="32"/>
          <w:rPrChange w:id="188" w:author="Praveen kumar C" w:date="2026-09-02T16:09:00Z" w16du:dateUtc="2026-09-02T10:39:00Z">
            <w:rPr>
              <w:b/>
              <w:bCs/>
            </w:rPr>
          </w:rPrChange>
        </w:rPr>
        <w:t>3.4 Alternative Solutions &amp; Evaluation</w:t>
      </w:r>
    </w:p>
    <w:p w14:paraId="1B8DE096" w14:textId="77777777" w:rsidR="00EE6D91" w:rsidRDefault="00000000">
      <w:pPr>
        <w:spacing w:after="160" w:line="300" w:lineRule="auto"/>
        <w:jc w:val="both"/>
        <w:pPrChange w:id="189" w:author="Praveen kumar C" w:date="2026-09-02T16:09:00Z" w16du:dateUtc="2026-09-02T10:39:00Z">
          <w:pPr>
            <w:spacing w:after="160" w:line="300" w:lineRule="auto"/>
          </w:pPr>
        </w:pPrChange>
      </w:pPr>
      <w:r>
        <w:t>Alternative 1: Rule-based scenario generation, where disruption events are drawn from a fixed, manually authored list of predefined cases.</w:t>
      </w:r>
    </w:p>
    <w:p w14:paraId="2CED8833" w14:textId="77777777" w:rsidR="00EE6D91" w:rsidRDefault="00000000">
      <w:pPr>
        <w:spacing w:after="160" w:line="300" w:lineRule="auto"/>
        <w:jc w:val="both"/>
        <w:pPrChange w:id="190" w:author="Praveen kumar C" w:date="2026-09-02T16:09:00Z" w16du:dateUtc="2026-09-02T10:39:00Z">
          <w:pPr>
            <w:spacing w:after="160" w:line="300" w:lineRule="auto"/>
          </w:pPr>
        </w:pPrChange>
      </w:pPr>
      <w:r>
        <w:t>Alternative 2: Pure statistical/Monte Carlo simulation, sampling disruption parameters from historical probability distributions.</w:t>
      </w:r>
    </w:p>
    <w:p w14:paraId="2F8EDEBA" w14:textId="77777777" w:rsidR="00EE6D91" w:rsidRDefault="00000000">
      <w:pPr>
        <w:spacing w:after="160" w:line="300" w:lineRule="auto"/>
        <w:jc w:val="both"/>
        <w:pPrChange w:id="191" w:author="Praveen kumar C" w:date="2026-09-02T16:09:00Z" w16du:dateUtc="2026-09-02T10:39:00Z">
          <w:pPr>
            <w:spacing w:after="160" w:line="300" w:lineRule="auto"/>
          </w:pPr>
        </w:pPrChange>
      </w:pPr>
      <w:r>
        <w:t>Alternative 3 (selected): Generative AI-based scenario generation using the Gemini API, producing varied, context-aware disruption narratives and parameters on demand.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8"/>
        <w:gridCol w:w="912"/>
        <w:gridCol w:w="1801"/>
        <w:gridCol w:w="2117"/>
        <w:gridCol w:w="2088"/>
      </w:tblGrid>
      <w:tr w:rsidR="00EE6D91" w14:paraId="55122B73" w14:textId="77777777">
        <w:trPr>
          <w:tblHeader/>
        </w:trPr>
        <w:tc>
          <w:tcPr>
            <w:tcW w:w="0" w:type="auto"/>
            <w:shd w:val="clear" w:color="auto" w:fill="D9D9D9"/>
            <w:tcMar>
              <w:top w:w="80" w:type="dxa"/>
              <w:left w:w="100" w:type="dxa"/>
              <w:bottom w:w="80" w:type="dxa"/>
              <w:right w:w="100" w:type="dxa"/>
            </w:tcMar>
            <w:vAlign w:val="center"/>
          </w:tcPr>
          <w:p w14:paraId="17034304" w14:textId="77777777" w:rsidR="00EE6D91" w:rsidRDefault="00000000">
            <w:pPr>
              <w:jc w:val="center"/>
            </w:pPr>
            <w:r>
              <w:rPr>
                <w:rFonts w:ascii="Arial" w:eastAsia="Arial" w:hAnsi="Arial" w:cs="Arial"/>
                <w:b/>
                <w:bCs/>
                <w:sz w:val="20"/>
                <w:szCs w:val="20"/>
              </w:rPr>
              <w:t>Criterion</w:t>
            </w:r>
          </w:p>
        </w:tc>
        <w:tc>
          <w:tcPr>
            <w:tcW w:w="0" w:type="auto"/>
            <w:shd w:val="clear" w:color="auto" w:fill="D9D9D9"/>
            <w:tcMar>
              <w:top w:w="80" w:type="dxa"/>
              <w:left w:w="100" w:type="dxa"/>
              <w:bottom w:w="80" w:type="dxa"/>
              <w:right w:w="100" w:type="dxa"/>
            </w:tcMar>
            <w:vAlign w:val="center"/>
          </w:tcPr>
          <w:p w14:paraId="732EA1D4" w14:textId="77777777" w:rsidR="00EE6D91" w:rsidRDefault="00000000">
            <w:pPr>
              <w:jc w:val="center"/>
            </w:pPr>
            <w:r>
              <w:rPr>
                <w:rFonts w:ascii="Arial" w:eastAsia="Arial" w:hAnsi="Arial" w:cs="Arial"/>
                <w:b/>
                <w:bCs/>
                <w:sz w:val="20"/>
                <w:szCs w:val="20"/>
              </w:rPr>
              <w:t>Weight</w:t>
            </w:r>
          </w:p>
        </w:tc>
        <w:tc>
          <w:tcPr>
            <w:tcW w:w="0" w:type="auto"/>
            <w:shd w:val="clear" w:color="auto" w:fill="D9D9D9"/>
            <w:tcMar>
              <w:top w:w="80" w:type="dxa"/>
              <w:left w:w="100" w:type="dxa"/>
              <w:bottom w:w="80" w:type="dxa"/>
              <w:right w:w="100" w:type="dxa"/>
            </w:tcMar>
            <w:vAlign w:val="center"/>
          </w:tcPr>
          <w:p w14:paraId="5F0336C1" w14:textId="77777777" w:rsidR="00EE6D91" w:rsidRDefault="00000000">
            <w:pPr>
              <w:jc w:val="center"/>
            </w:pPr>
            <w:r>
              <w:rPr>
                <w:rFonts w:ascii="Arial" w:eastAsia="Arial" w:hAnsi="Arial" w:cs="Arial"/>
                <w:b/>
                <w:bCs/>
                <w:sz w:val="20"/>
                <w:szCs w:val="20"/>
              </w:rPr>
              <w:t>Alternative 1 (Rule-based)</w:t>
            </w:r>
          </w:p>
        </w:tc>
        <w:tc>
          <w:tcPr>
            <w:tcW w:w="0" w:type="auto"/>
            <w:shd w:val="clear" w:color="auto" w:fill="D9D9D9"/>
            <w:tcMar>
              <w:top w:w="80" w:type="dxa"/>
              <w:left w:w="100" w:type="dxa"/>
              <w:bottom w:w="80" w:type="dxa"/>
              <w:right w:w="100" w:type="dxa"/>
            </w:tcMar>
            <w:vAlign w:val="center"/>
          </w:tcPr>
          <w:p w14:paraId="195863F4" w14:textId="77777777" w:rsidR="00EE6D91" w:rsidRDefault="00000000">
            <w:pPr>
              <w:jc w:val="center"/>
            </w:pPr>
            <w:r>
              <w:rPr>
                <w:rFonts w:ascii="Arial" w:eastAsia="Arial" w:hAnsi="Arial" w:cs="Arial"/>
                <w:b/>
                <w:bCs/>
                <w:sz w:val="20"/>
                <w:szCs w:val="20"/>
              </w:rPr>
              <w:t>Alternative 2 (Monte Carlo)</w:t>
            </w:r>
          </w:p>
        </w:tc>
        <w:tc>
          <w:tcPr>
            <w:tcW w:w="0" w:type="auto"/>
            <w:shd w:val="clear" w:color="auto" w:fill="D9D9D9"/>
            <w:tcMar>
              <w:top w:w="80" w:type="dxa"/>
              <w:left w:w="100" w:type="dxa"/>
              <w:bottom w:w="80" w:type="dxa"/>
              <w:right w:w="100" w:type="dxa"/>
            </w:tcMar>
            <w:vAlign w:val="center"/>
          </w:tcPr>
          <w:p w14:paraId="6EFF594F" w14:textId="77777777" w:rsidR="00EE6D91" w:rsidRDefault="00000000">
            <w:pPr>
              <w:jc w:val="center"/>
            </w:pPr>
            <w:r>
              <w:rPr>
                <w:rFonts w:ascii="Arial" w:eastAsia="Arial" w:hAnsi="Arial" w:cs="Arial"/>
                <w:b/>
                <w:bCs/>
                <w:sz w:val="20"/>
                <w:szCs w:val="20"/>
              </w:rPr>
              <w:t>Alternative 3 (Generative AI)</w:t>
            </w:r>
          </w:p>
        </w:tc>
      </w:tr>
      <w:tr w:rsidR="00EE6D91" w14:paraId="0731C3CA" w14:textId="77777777">
        <w:tc>
          <w:tcPr>
            <w:tcW w:w="0" w:type="auto"/>
            <w:tcMar>
              <w:top w:w="80" w:type="dxa"/>
              <w:left w:w="100" w:type="dxa"/>
              <w:bottom w:w="80" w:type="dxa"/>
              <w:right w:w="100" w:type="dxa"/>
            </w:tcMar>
            <w:vAlign w:val="center"/>
          </w:tcPr>
          <w:p w14:paraId="3519CF71" w14:textId="77777777" w:rsidR="00EE6D91" w:rsidRDefault="00000000">
            <w:r>
              <w:rPr>
                <w:rFonts w:ascii="Arial" w:eastAsia="Arial" w:hAnsi="Arial" w:cs="Arial"/>
                <w:sz w:val="20"/>
                <w:szCs w:val="20"/>
              </w:rPr>
              <w:t>Scenario variety</w:t>
            </w:r>
          </w:p>
        </w:tc>
        <w:tc>
          <w:tcPr>
            <w:tcW w:w="0" w:type="auto"/>
            <w:tcMar>
              <w:top w:w="80" w:type="dxa"/>
              <w:left w:w="100" w:type="dxa"/>
              <w:bottom w:w="80" w:type="dxa"/>
              <w:right w:w="100" w:type="dxa"/>
            </w:tcMar>
            <w:vAlign w:val="center"/>
          </w:tcPr>
          <w:p w14:paraId="3A37F4C6" w14:textId="77777777" w:rsidR="00EE6D91" w:rsidRDefault="00000000">
            <w:r>
              <w:rPr>
                <w:rFonts w:ascii="Arial" w:eastAsia="Arial" w:hAnsi="Arial" w:cs="Arial"/>
                <w:sz w:val="20"/>
                <w:szCs w:val="20"/>
              </w:rPr>
              <w:t>High</w:t>
            </w:r>
          </w:p>
        </w:tc>
        <w:tc>
          <w:tcPr>
            <w:tcW w:w="0" w:type="auto"/>
            <w:tcMar>
              <w:top w:w="80" w:type="dxa"/>
              <w:left w:w="100" w:type="dxa"/>
              <w:bottom w:w="80" w:type="dxa"/>
              <w:right w:w="100" w:type="dxa"/>
            </w:tcMar>
            <w:vAlign w:val="center"/>
          </w:tcPr>
          <w:p w14:paraId="0FB617CA" w14:textId="77777777" w:rsidR="00EE6D91" w:rsidRDefault="00000000">
            <w:r>
              <w:rPr>
                <w:rFonts w:ascii="Arial" w:eastAsia="Arial" w:hAnsi="Arial" w:cs="Arial"/>
                <w:sz w:val="20"/>
                <w:szCs w:val="20"/>
              </w:rPr>
              <w:t>Low – fixed list</w:t>
            </w:r>
          </w:p>
        </w:tc>
        <w:tc>
          <w:tcPr>
            <w:tcW w:w="0" w:type="auto"/>
            <w:tcMar>
              <w:top w:w="80" w:type="dxa"/>
              <w:left w:w="100" w:type="dxa"/>
              <w:bottom w:w="80" w:type="dxa"/>
              <w:right w:w="100" w:type="dxa"/>
            </w:tcMar>
            <w:vAlign w:val="center"/>
          </w:tcPr>
          <w:p w14:paraId="57BB5B46" w14:textId="77777777" w:rsidR="00EE6D91" w:rsidRDefault="00000000">
            <w:r>
              <w:rPr>
                <w:rFonts w:ascii="Arial" w:eastAsia="Arial" w:hAnsi="Arial" w:cs="Arial"/>
                <w:sz w:val="20"/>
                <w:szCs w:val="20"/>
              </w:rPr>
              <w:t>Medium – bounded by historical data</w:t>
            </w:r>
          </w:p>
        </w:tc>
        <w:tc>
          <w:tcPr>
            <w:tcW w:w="0" w:type="auto"/>
            <w:tcMar>
              <w:top w:w="80" w:type="dxa"/>
              <w:left w:w="100" w:type="dxa"/>
              <w:bottom w:w="80" w:type="dxa"/>
              <w:right w:w="100" w:type="dxa"/>
            </w:tcMar>
            <w:vAlign w:val="center"/>
          </w:tcPr>
          <w:p w14:paraId="49A983CA" w14:textId="77777777" w:rsidR="00EE6D91" w:rsidRDefault="00000000">
            <w:r>
              <w:rPr>
                <w:rFonts w:ascii="Arial" w:eastAsia="Arial" w:hAnsi="Arial" w:cs="Arial"/>
                <w:sz w:val="20"/>
                <w:szCs w:val="20"/>
              </w:rPr>
              <w:t>High – novel scenarios per request</w:t>
            </w:r>
          </w:p>
        </w:tc>
      </w:tr>
      <w:tr w:rsidR="00EE6D91" w14:paraId="610516C5" w14:textId="77777777">
        <w:tc>
          <w:tcPr>
            <w:tcW w:w="0" w:type="auto"/>
            <w:tcMar>
              <w:top w:w="80" w:type="dxa"/>
              <w:left w:w="100" w:type="dxa"/>
              <w:bottom w:w="80" w:type="dxa"/>
              <w:right w:w="100" w:type="dxa"/>
            </w:tcMar>
            <w:vAlign w:val="center"/>
          </w:tcPr>
          <w:p w14:paraId="1B30C2F9" w14:textId="77777777" w:rsidR="00EE6D91" w:rsidRDefault="00000000">
            <w:r>
              <w:rPr>
                <w:rFonts w:ascii="Arial" w:eastAsia="Arial" w:hAnsi="Arial" w:cs="Arial"/>
                <w:sz w:val="20"/>
                <w:szCs w:val="20"/>
              </w:rPr>
              <w:t>Implementation effort</w:t>
            </w:r>
          </w:p>
        </w:tc>
        <w:tc>
          <w:tcPr>
            <w:tcW w:w="0" w:type="auto"/>
            <w:tcMar>
              <w:top w:w="80" w:type="dxa"/>
              <w:left w:w="100" w:type="dxa"/>
              <w:bottom w:w="80" w:type="dxa"/>
              <w:right w:w="100" w:type="dxa"/>
            </w:tcMar>
            <w:vAlign w:val="center"/>
          </w:tcPr>
          <w:p w14:paraId="38B492D7"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0272076B" w14:textId="77777777" w:rsidR="00EE6D91" w:rsidRDefault="00000000">
            <w:r>
              <w:rPr>
                <w:rFonts w:ascii="Arial" w:eastAsia="Arial" w:hAnsi="Arial" w:cs="Arial"/>
                <w:sz w:val="20"/>
                <w:szCs w:val="20"/>
              </w:rPr>
              <w:t>Low</w:t>
            </w:r>
          </w:p>
        </w:tc>
        <w:tc>
          <w:tcPr>
            <w:tcW w:w="0" w:type="auto"/>
            <w:tcMar>
              <w:top w:w="80" w:type="dxa"/>
              <w:left w:w="100" w:type="dxa"/>
              <w:bottom w:w="80" w:type="dxa"/>
              <w:right w:w="100" w:type="dxa"/>
            </w:tcMar>
            <w:vAlign w:val="center"/>
          </w:tcPr>
          <w:p w14:paraId="6B934805"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0C3ED1D9" w14:textId="77777777" w:rsidR="00EE6D91" w:rsidRDefault="00000000">
            <w:r>
              <w:rPr>
                <w:rFonts w:ascii="Arial" w:eastAsia="Arial" w:hAnsi="Arial" w:cs="Arial"/>
                <w:sz w:val="20"/>
                <w:szCs w:val="20"/>
              </w:rPr>
              <w:t>Medium</w:t>
            </w:r>
          </w:p>
        </w:tc>
      </w:tr>
      <w:tr w:rsidR="00EE6D91" w14:paraId="63F53EFE" w14:textId="77777777">
        <w:tc>
          <w:tcPr>
            <w:tcW w:w="0" w:type="auto"/>
            <w:tcMar>
              <w:top w:w="80" w:type="dxa"/>
              <w:left w:w="100" w:type="dxa"/>
              <w:bottom w:w="80" w:type="dxa"/>
              <w:right w:w="100" w:type="dxa"/>
            </w:tcMar>
            <w:vAlign w:val="center"/>
          </w:tcPr>
          <w:p w14:paraId="1B477276" w14:textId="77777777" w:rsidR="00EE6D91" w:rsidRDefault="00000000">
            <w:r>
              <w:rPr>
                <w:rFonts w:ascii="Arial" w:eastAsia="Arial" w:hAnsi="Arial" w:cs="Arial"/>
                <w:sz w:val="20"/>
                <w:szCs w:val="20"/>
              </w:rPr>
              <w:t>Dependency on historical data</w:t>
            </w:r>
          </w:p>
        </w:tc>
        <w:tc>
          <w:tcPr>
            <w:tcW w:w="0" w:type="auto"/>
            <w:tcMar>
              <w:top w:w="80" w:type="dxa"/>
              <w:left w:w="100" w:type="dxa"/>
              <w:bottom w:w="80" w:type="dxa"/>
              <w:right w:w="100" w:type="dxa"/>
            </w:tcMar>
            <w:vAlign w:val="center"/>
          </w:tcPr>
          <w:p w14:paraId="1EFEEC1D"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34B4E6CF" w14:textId="77777777" w:rsidR="00EE6D91" w:rsidRDefault="00000000">
            <w:r>
              <w:rPr>
                <w:rFonts w:ascii="Arial" w:eastAsia="Arial" w:hAnsi="Arial" w:cs="Arial"/>
                <w:sz w:val="20"/>
                <w:szCs w:val="20"/>
              </w:rPr>
              <w:t>Low</w:t>
            </w:r>
          </w:p>
        </w:tc>
        <w:tc>
          <w:tcPr>
            <w:tcW w:w="0" w:type="auto"/>
            <w:tcMar>
              <w:top w:w="80" w:type="dxa"/>
              <w:left w:w="100" w:type="dxa"/>
              <w:bottom w:w="80" w:type="dxa"/>
              <w:right w:w="100" w:type="dxa"/>
            </w:tcMar>
            <w:vAlign w:val="center"/>
          </w:tcPr>
          <w:p w14:paraId="1B07579D" w14:textId="77777777" w:rsidR="00EE6D91" w:rsidRDefault="00000000">
            <w:r>
              <w:rPr>
                <w:rFonts w:ascii="Arial" w:eastAsia="Arial" w:hAnsi="Arial" w:cs="Arial"/>
                <w:sz w:val="20"/>
                <w:szCs w:val="20"/>
              </w:rPr>
              <w:t>High</w:t>
            </w:r>
          </w:p>
        </w:tc>
        <w:tc>
          <w:tcPr>
            <w:tcW w:w="0" w:type="auto"/>
            <w:tcMar>
              <w:top w:w="80" w:type="dxa"/>
              <w:left w:w="100" w:type="dxa"/>
              <w:bottom w:w="80" w:type="dxa"/>
              <w:right w:w="100" w:type="dxa"/>
            </w:tcMar>
            <w:vAlign w:val="center"/>
          </w:tcPr>
          <w:p w14:paraId="03B8CF4C" w14:textId="77777777" w:rsidR="00EE6D91" w:rsidRDefault="00000000">
            <w:r>
              <w:rPr>
                <w:rFonts w:ascii="Arial" w:eastAsia="Arial" w:hAnsi="Arial" w:cs="Arial"/>
                <w:sz w:val="20"/>
                <w:szCs w:val="20"/>
              </w:rPr>
              <w:t>Low</w:t>
            </w:r>
          </w:p>
        </w:tc>
      </w:tr>
      <w:tr w:rsidR="00EE6D91" w14:paraId="18680DB0" w14:textId="77777777">
        <w:tc>
          <w:tcPr>
            <w:tcW w:w="0" w:type="auto"/>
            <w:tcMar>
              <w:top w:w="80" w:type="dxa"/>
              <w:left w:w="100" w:type="dxa"/>
              <w:bottom w:w="80" w:type="dxa"/>
              <w:right w:w="100" w:type="dxa"/>
            </w:tcMar>
            <w:vAlign w:val="center"/>
          </w:tcPr>
          <w:p w14:paraId="527E92CE" w14:textId="77777777" w:rsidR="00EE6D91" w:rsidRDefault="00000000">
            <w:r>
              <w:rPr>
                <w:rFonts w:ascii="Arial" w:eastAsia="Arial" w:hAnsi="Arial" w:cs="Arial"/>
                <w:sz w:val="20"/>
                <w:szCs w:val="20"/>
              </w:rPr>
              <w:t>Realism of generated narrative</w:t>
            </w:r>
          </w:p>
        </w:tc>
        <w:tc>
          <w:tcPr>
            <w:tcW w:w="0" w:type="auto"/>
            <w:tcMar>
              <w:top w:w="80" w:type="dxa"/>
              <w:left w:w="100" w:type="dxa"/>
              <w:bottom w:w="80" w:type="dxa"/>
              <w:right w:w="100" w:type="dxa"/>
            </w:tcMar>
            <w:vAlign w:val="center"/>
          </w:tcPr>
          <w:p w14:paraId="5CD2BE54"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1BDC8006" w14:textId="77777777" w:rsidR="00EE6D91" w:rsidRDefault="00000000">
            <w:r>
              <w:rPr>
                <w:rFonts w:ascii="Arial" w:eastAsia="Arial" w:hAnsi="Arial" w:cs="Arial"/>
                <w:sz w:val="20"/>
                <w:szCs w:val="20"/>
              </w:rPr>
              <w:t>Low</w:t>
            </w:r>
          </w:p>
        </w:tc>
        <w:tc>
          <w:tcPr>
            <w:tcW w:w="0" w:type="auto"/>
            <w:tcMar>
              <w:top w:w="80" w:type="dxa"/>
              <w:left w:w="100" w:type="dxa"/>
              <w:bottom w:w="80" w:type="dxa"/>
              <w:right w:w="100" w:type="dxa"/>
            </w:tcMar>
            <w:vAlign w:val="center"/>
          </w:tcPr>
          <w:p w14:paraId="7528220B"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1FAF0539" w14:textId="77777777" w:rsidR="00EE6D91" w:rsidRDefault="00000000">
            <w:r>
              <w:rPr>
                <w:rFonts w:ascii="Arial" w:eastAsia="Arial" w:hAnsi="Arial" w:cs="Arial"/>
                <w:sz w:val="20"/>
                <w:szCs w:val="20"/>
              </w:rPr>
              <w:t>High</w:t>
            </w:r>
          </w:p>
        </w:tc>
      </w:tr>
      <w:tr w:rsidR="00EE6D91" w14:paraId="45B16AD7" w14:textId="77777777">
        <w:tc>
          <w:tcPr>
            <w:tcW w:w="0" w:type="auto"/>
            <w:tcMar>
              <w:top w:w="80" w:type="dxa"/>
              <w:left w:w="100" w:type="dxa"/>
              <w:bottom w:w="80" w:type="dxa"/>
              <w:right w:w="100" w:type="dxa"/>
            </w:tcMar>
            <w:vAlign w:val="center"/>
          </w:tcPr>
          <w:p w14:paraId="6AE1D255" w14:textId="77777777" w:rsidR="00EE6D91" w:rsidRDefault="00000000">
            <w:r>
              <w:rPr>
                <w:rFonts w:ascii="Arial" w:eastAsia="Arial" w:hAnsi="Arial" w:cs="Arial"/>
                <w:sz w:val="20"/>
                <w:szCs w:val="20"/>
              </w:rPr>
              <w:lastRenderedPageBreak/>
              <w:t>Reliability (offline capability)</w:t>
            </w:r>
          </w:p>
        </w:tc>
        <w:tc>
          <w:tcPr>
            <w:tcW w:w="0" w:type="auto"/>
            <w:tcMar>
              <w:top w:w="80" w:type="dxa"/>
              <w:left w:w="100" w:type="dxa"/>
              <w:bottom w:w="80" w:type="dxa"/>
              <w:right w:w="100" w:type="dxa"/>
            </w:tcMar>
            <w:vAlign w:val="center"/>
          </w:tcPr>
          <w:p w14:paraId="744EE5F6" w14:textId="77777777" w:rsidR="00EE6D91" w:rsidRDefault="00000000">
            <w:r>
              <w:rPr>
                <w:rFonts w:ascii="Arial" w:eastAsia="Arial" w:hAnsi="Arial" w:cs="Arial"/>
                <w:sz w:val="20"/>
                <w:szCs w:val="20"/>
              </w:rPr>
              <w:t>Low</w:t>
            </w:r>
          </w:p>
        </w:tc>
        <w:tc>
          <w:tcPr>
            <w:tcW w:w="0" w:type="auto"/>
            <w:tcMar>
              <w:top w:w="80" w:type="dxa"/>
              <w:left w:w="100" w:type="dxa"/>
              <w:bottom w:w="80" w:type="dxa"/>
              <w:right w:w="100" w:type="dxa"/>
            </w:tcMar>
            <w:vAlign w:val="center"/>
          </w:tcPr>
          <w:p w14:paraId="11D8FB8A" w14:textId="77777777" w:rsidR="00EE6D91" w:rsidRDefault="00000000">
            <w:r>
              <w:rPr>
                <w:rFonts w:ascii="Arial" w:eastAsia="Arial" w:hAnsi="Arial" w:cs="Arial"/>
                <w:sz w:val="20"/>
                <w:szCs w:val="20"/>
              </w:rPr>
              <w:t>High</w:t>
            </w:r>
          </w:p>
        </w:tc>
        <w:tc>
          <w:tcPr>
            <w:tcW w:w="0" w:type="auto"/>
            <w:tcMar>
              <w:top w:w="80" w:type="dxa"/>
              <w:left w:w="100" w:type="dxa"/>
              <w:bottom w:w="80" w:type="dxa"/>
              <w:right w:w="100" w:type="dxa"/>
            </w:tcMar>
            <w:vAlign w:val="center"/>
          </w:tcPr>
          <w:p w14:paraId="4C36A9A2" w14:textId="77777777" w:rsidR="00EE6D91" w:rsidRDefault="00000000">
            <w:r>
              <w:rPr>
                <w:rFonts w:ascii="Arial" w:eastAsia="Arial" w:hAnsi="Arial" w:cs="Arial"/>
                <w:sz w:val="20"/>
                <w:szCs w:val="20"/>
              </w:rPr>
              <w:t>High</w:t>
            </w:r>
          </w:p>
        </w:tc>
        <w:tc>
          <w:tcPr>
            <w:tcW w:w="0" w:type="auto"/>
            <w:tcMar>
              <w:top w:w="80" w:type="dxa"/>
              <w:left w:w="100" w:type="dxa"/>
              <w:bottom w:w="80" w:type="dxa"/>
              <w:right w:w="100" w:type="dxa"/>
            </w:tcMar>
            <w:vAlign w:val="center"/>
          </w:tcPr>
          <w:p w14:paraId="68169726" w14:textId="77777777" w:rsidR="00EE6D91" w:rsidRDefault="00000000">
            <w:r>
              <w:rPr>
                <w:rFonts w:ascii="Arial" w:eastAsia="Arial" w:hAnsi="Arial" w:cs="Arial"/>
                <w:sz w:val="20"/>
                <w:szCs w:val="20"/>
              </w:rPr>
              <w:t>Low (requires API access)</w:t>
            </w:r>
          </w:p>
        </w:tc>
      </w:tr>
    </w:tbl>
    <w:p w14:paraId="425C925F" w14:textId="77777777" w:rsidR="00EE6D91" w:rsidRPr="007B70F0" w:rsidRDefault="00000000">
      <w:pPr>
        <w:spacing w:before="240" w:after="120"/>
        <w:rPr>
          <w:sz w:val="32"/>
          <w:szCs w:val="32"/>
          <w:rPrChange w:id="192" w:author="Praveen kumar C" w:date="2026-09-02T16:10:00Z" w16du:dateUtc="2026-09-02T10:40:00Z">
            <w:rPr/>
          </w:rPrChange>
        </w:rPr>
      </w:pPr>
      <w:r w:rsidRPr="007B70F0">
        <w:rPr>
          <w:b/>
          <w:bCs/>
          <w:sz w:val="32"/>
          <w:szCs w:val="32"/>
          <w:rPrChange w:id="193" w:author="Praveen kumar C" w:date="2026-09-02T16:10:00Z" w16du:dateUtc="2026-09-02T10:40:00Z">
            <w:rPr>
              <w:b/>
              <w:bCs/>
            </w:rPr>
          </w:rPrChange>
        </w:rPr>
        <w:t>3.5 Selected Design &amp; Detailed Design</w:t>
      </w:r>
    </w:p>
    <w:p w14:paraId="74681F4D" w14:textId="77777777" w:rsidR="00EE6D91" w:rsidRDefault="00000000">
      <w:pPr>
        <w:spacing w:after="160" w:line="300" w:lineRule="auto"/>
        <w:jc w:val="both"/>
        <w:pPrChange w:id="194" w:author="Praveen kumar C" w:date="2026-09-02T16:10:00Z" w16du:dateUtc="2026-09-02T10:40:00Z">
          <w:pPr>
            <w:spacing w:after="160" w:line="300" w:lineRule="auto"/>
          </w:pPr>
        </w:pPrChange>
      </w:pPr>
      <w:r>
        <w:t>Alternative 3 (Generative AI-based scenario generation) was selected because scenario variety and realism were weighted highest for this project's aim of proactive resilience planning: a planner benefits far more from being exposed to varied, realistic disruption narratives than from a small fixed catalogue of cases, and the reduced offline reliability was judged an acceptable trade-off given that supply chain planning is not a real-time safety-critical function. This decision is revisited in the trade-off analysis in Section 3.6.</w:t>
      </w:r>
    </w:p>
    <w:p w14:paraId="5985B02D" w14:textId="77777777" w:rsidR="00EE6D91" w:rsidRDefault="00000000">
      <w:pPr>
        <w:spacing w:before="120" w:after="80"/>
        <w:jc w:val="center"/>
      </w:pPr>
      <w:r>
        <w:rPr>
          <w:noProof/>
        </w:rPr>
        <w:drawing>
          <wp:inline distT="0" distB="0" distL="0" distR="0" wp14:anchorId="4F95414D" wp14:editId="2BF6FF77">
            <wp:extent cx="3238500" cy="485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4857750"/>
                    </a:xfrm>
                    <a:prstGeom prst="rect">
                      <a:avLst/>
                    </a:prstGeom>
                  </pic:spPr>
                </pic:pic>
              </a:graphicData>
            </a:graphic>
          </wp:inline>
        </w:drawing>
      </w:r>
    </w:p>
    <w:p w14:paraId="78C49B11" w14:textId="77777777" w:rsidR="00EE6D91" w:rsidRDefault="00000000">
      <w:pPr>
        <w:spacing w:after="240"/>
        <w:jc w:val="center"/>
      </w:pPr>
      <w:r>
        <w:rPr>
          <w:i/>
          <w:iCs/>
          <w:sz w:val="20"/>
          <w:szCs w:val="20"/>
        </w:rPr>
        <w:t xml:space="preserve">Figure 3.1. </w:t>
      </w:r>
      <w:proofErr w:type="spellStart"/>
      <w:r>
        <w:rPr>
          <w:i/>
          <w:iCs/>
          <w:sz w:val="20"/>
          <w:szCs w:val="20"/>
        </w:rPr>
        <w:t>GenTwin</w:t>
      </w:r>
      <w:proofErr w:type="spellEnd"/>
      <w:r>
        <w:rPr>
          <w:i/>
          <w:iCs/>
          <w:sz w:val="20"/>
          <w:szCs w:val="20"/>
        </w:rPr>
        <w:t xml:space="preserve"> methodology and module workflow, from data collection through Digital Twin development, Generative AI disruption simulation, risk analysis, resilience planning, and dashboard visualisation.</w:t>
      </w:r>
    </w:p>
    <w:p w14:paraId="297DCA85" w14:textId="77777777" w:rsidR="00EE6D91" w:rsidRDefault="00000000">
      <w:pPr>
        <w:spacing w:after="160" w:line="300" w:lineRule="auto"/>
        <w:jc w:val="both"/>
        <w:pPrChange w:id="195" w:author="Praveen kumar C" w:date="2026-09-02T16:10:00Z" w16du:dateUtc="2026-09-02T10:40:00Z">
          <w:pPr>
            <w:spacing w:after="160" w:line="300" w:lineRule="auto"/>
          </w:pPr>
        </w:pPrChange>
      </w:pPr>
      <w:r>
        <w:t xml:space="preserve">The system is organised into three interfacing subsystems, corresponding to the three project modules. The Digital Twin subsystem (Module 1) builds and maintains a </w:t>
      </w:r>
      <w:proofErr w:type="spellStart"/>
      <w:r>
        <w:t>NetworkX</w:t>
      </w:r>
      <w:proofErr w:type="spellEnd"/>
      <w:r>
        <w:t xml:space="preserve"> graph representing suppliers, warehouses, transportation routes, and demand points, and exposes this </w:t>
      </w:r>
      <w:r>
        <w:lastRenderedPageBreak/>
        <w:t xml:space="preserve">graph to the other subsystems. The Generative AI Disruption Simulation subsystem (Module 2) calls the Gemini API to generate a disruption scenario, maps the scenario onto specific nodes/edges of the Digital Twin graph, and computes its estimated impact on cost, delivery time, and inventory, producing a risk score. The Resilience Planning subsystem (Module 3) consumes this risk-scored disruption, applies Dijkstra's algorithm over the (temporarily modified) graph to find alternative routes, and applies an optimisation step to select and rank recovery options, which are then rendered on the </w:t>
      </w:r>
      <w:proofErr w:type="spellStart"/>
      <w:r>
        <w:t>Streamlit</w:t>
      </w:r>
      <w:proofErr w:type="spellEnd"/>
      <w:r>
        <w:t xml:space="preserve"> dashboard.</w:t>
      </w:r>
    </w:p>
    <w:p w14:paraId="59CF2728" w14:textId="77777777" w:rsidR="00EE6D91" w:rsidRPr="007B70F0" w:rsidRDefault="00000000">
      <w:pPr>
        <w:spacing w:before="240" w:after="120"/>
        <w:rPr>
          <w:sz w:val="32"/>
          <w:szCs w:val="32"/>
          <w:rPrChange w:id="196" w:author="Praveen kumar C" w:date="2026-09-02T16:10:00Z" w16du:dateUtc="2026-09-02T10:40:00Z">
            <w:rPr/>
          </w:rPrChange>
        </w:rPr>
      </w:pPr>
      <w:r w:rsidRPr="007B70F0">
        <w:rPr>
          <w:b/>
          <w:bCs/>
          <w:sz w:val="32"/>
          <w:szCs w:val="32"/>
          <w:rPrChange w:id="197" w:author="Praveen kumar C" w:date="2026-09-02T16:10:00Z" w16du:dateUtc="2026-09-02T10:40:00Z">
            <w:rPr>
              <w:b/>
              <w:bCs/>
            </w:rPr>
          </w:rPrChange>
        </w:rPr>
        <w:t>3.6 Trade-off Analysis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12"/>
        <w:gridCol w:w="1518"/>
        <w:gridCol w:w="1898"/>
        <w:gridCol w:w="2000"/>
        <w:gridCol w:w="2198"/>
      </w:tblGrid>
      <w:tr w:rsidR="00EE6D91" w14:paraId="5224F02D" w14:textId="77777777">
        <w:trPr>
          <w:tblHeader/>
        </w:trPr>
        <w:tc>
          <w:tcPr>
            <w:tcW w:w="0" w:type="auto"/>
            <w:shd w:val="clear" w:color="auto" w:fill="D9D9D9"/>
            <w:tcMar>
              <w:top w:w="80" w:type="dxa"/>
              <w:left w:w="100" w:type="dxa"/>
              <w:bottom w:w="80" w:type="dxa"/>
              <w:right w:w="100" w:type="dxa"/>
            </w:tcMar>
            <w:vAlign w:val="center"/>
          </w:tcPr>
          <w:p w14:paraId="7B1E175F" w14:textId="77777777" w:rsidR="00EE6D91" w:rsidRDefault="00000000">
            <w:pPr>
              <w:jc w:val="center"/>
            </w:pPr>
            <w:r>
              <w:rPr>
                <w:rFonts w:ascii="Arial" w:eastAsia="Arial" w:hAnsi="Arial" w:cs="Arial"/>
                <w:b/>
                <w:bCs/>
                <w:sz w:val="20"/>
                <w:szCs w:val="20"/>
              </w:rPr>
              <w:t>Design Decision</w:t>
            </w:r>
          </w:p>
        </w:tc>
        <w:tc>
          <w:tcPr>
            <w:tcW w:w="0" w:type="auto"/>
            <w:shd w:val="clear" w:color="auto" w:fill="D9D9D9"/>
            <w:tcMar>
              <w:top w:w="80" w:type="dxa"/>
              <w:left w:w="100" w:type="dxa"/>
              <w:bottom w:w="80" w:type="dxa"/>
              <w:right w:w="100" w:type="dxa"/>
            </w:tcMar>
            <w:vAlign w:val="center"/>
          </w:tcPr>
          <w:p w14:paraId="4C73A2A7" w14:textId="77777777" w:rsidR="00EE6D91" w:rsidRDefault="00000000">
            <w:pPr>
              <w:jc w:val="center"/>
            </w:pPr>
            <w:r>
              <w:rPr>
                <w:rFonts w:ascii="Arial" w:eastAsia="Arial" w:hAnsi="Arial" w:cs="Arial"/>
                <w:b/>
                <w:bCs/>
                <w:sz w:val="20"/>
                <w:szCs w:val="20"/>
              </w:rPr>
              <w:t>Alternative Considered</w:t>
            </w:r>
          </w:p>
        </w:tc>
        <w:tc>
          <w:tcPr>
            <w:tcW w:w="0" w:type="auto"/>
            <w:shd w:val="clear" w:color="auto" w:fill="D9D9D9"/>
            <w:tcMar>
              <w:top w:w="80" w:type="dxa"/>
              <w:left w:w="100" w:type="dxa"/>
              <w:bottom w:w="80" w:type="dxa"/>
              <w:right w:w="100" w:type="dxa"/>
            </w:tcMar>
            <w:vAlign w:val="center"/>
          </w:tcPr>
          <w:p w14:paraId="0B33C659" w14:textId="77777777" w:rsidR="00EE6D91" w:rsidRDefault="00000000">
            <w:pPr>
              <w:jc w:val="center"/>
            </w:pPr>
            <w:r>
              <w:rPr>
                <w:rFonts w:ascii="Arial" w:eastAsia="Arial" w:hAnsi="Arial" w:cs="Arial"/>
                <w:b/>
                <w:bCs/>
                <w:sz w:val="20"/>
                <w:szCs w:val="20"/>
              </w:rPr>
              <w:t>Benefit</w:t>
            </w:r>
          </w:p>
        </w:tc>
        <w:tc>
          <w:tcPr>
            <w:tcW w:w="0" w:type="auto"/>
            <w:shd w:val="clear" w:color="auto" w:fill="D9D9D9"/>
            <w:tcMar>
              <w:top w:w="80" w:type="dxa"/>
              <w:left w:w="100" w:type="dxa"/>
              <w:bottom w:w="80" w:type="dxa"/>
              <w:right w:w="100" w:type="dxa"/>
            </w:tcMar>
            <w:vAlign w:val="center"/>
          </w:tcPr>
          <w:p w14:paraId="5C4D0A77" w14:textId="77777777" w:rsidR="00EE6D91" w:rsidRDefault="00000000">
            <w:pPr>
              <w:jc w:val="center"/>
            </w:pPr>
            <w:r>
              <w:rPr>
                <w:rFonts w:ascii="Arial" w:eastAsia="Arial" w:hAnsi="Arial" w:cs="Arial"/>
                <w:b/>
                <w:bCs/>
                <w:sz w:val="20"/>
                <w:szCs w:val="20"/>
              </w:rPr>
              <w:t>Disadvantage</w:t>
            </w:r>
          </w:p>
        </w:tc>
        <w:tc>
          <w:tcPr>
            <w:tcW w:w="0" w:type="auto"/>
            <w:shd w:val="clear" w:color="auto" w:fill="D9D9D9"/>
            <w:tcMar>
              <w:top w:w="80" w:type="dxa"/>
              <w:left w:w="100" w:type="dxa"/>
              <w:bottom w:w="80" w:type="dxa"/>
              <w:right w:w="100" w:type="dxa"/>
            </w:tcMar>
            <w:vAlign w:val="center"/>
          </w:tcPr>
          <w:p w14:paraId="129751AC" w14:textId="77777777" w:rsidR="00EE6D91" w:rsidRDefault="00000000">
            <w:pPr>
              <w:jc w:val="center"/>
            </w:pPr>
            <w:r>
              <w:rPr>
                <w:rFonts w:ascii="Arial" w:eastAsia="Arial" w:hAnsi="Arial" w:cs="Arial"/>
                <w:b/>
                <w:bCs/>
                <w:sz w:val="20"/>
                <w:szCs w:val="20"/>
              </w:rPr>
              <w:t>Final Decision &amp; Justification</w:t>
            </w:r>
          </w:p>
        </w:tc>
      </w:tr>
      <w:tr w:rsidR="00EE6D91" w14:paraId="55DBC944" w14:textId="77777777">
        <w:tc>
          <w:tcPr>
            <w:tcW w:w="0" w:type="auto"/>
            <w:tcMar>
              <w:top w:w="80" w:type="dxa"/>
              <w:left w:w="100" w:type="dxa"/>
              <w:bottom w:w="80" w:type="dxa"/>
              <w:right w:w="100" w:type="dxa"/>
            </w:tcMar>
            <w:vAlign w:val="center"/>
          </w:tcPr>
          <w:p w14:paraId="6E1ECD21" w14:textId="77777777" w:rsidR="00EE6D91" w:rsidRDefault="00000000">
            <w:r>
              <w:rPr>
                <w:rFonts w:ascii="Arial" w:eastAsia="Arial" w:hAnsi="Arial" w:cs="Arial"/>
                <w:sz w:val="20"/>
                <w:szCs w:val="20"/>
              </w:rPr>
              <w:t>Scenario generation method</w:t>
            </w:r>
          </w:p>
        </w:tc>
        <w:tc>
          <w:tcPr>
            <w:tcW w:w="0" w:type="auto"/>
            <w:tcMar>
              <w:top w:w="80" w:type="dxa"/>
              <w:left w:w="100" w:type="dxa"/>
              <w:bottom w:w="80" w:type="dxa"/>
              <w:right w:w="100" w:type="dxa"/>
            </w:tcMar>
            <w:vAlign w:val="center"/>
          </w:tcPr>
          <w:p w14:paraId="2EB06293" w14:textId="77777777" w:rsidR="00EE6D91" w:rsidRDefault="00000000">
            <w:r>
              <w:rPr>
                <w:rFonts w:ascii="Arial" w:eastAsia="Arial" w:hAnsi="Arial" w:cs="Arial"/>
                <w:sz w:val="20"/>
                <w:szCs w:val="20"/>
              </w:rPr>
              <w:t>Rule-based fixed scenario list</w:t>
            </w:r>
          </w:p>
        </w:tc>
        <w:tc>
          <w:tcPr>
            <w:tcW w:w="0" w:type="auto"/>
            <w:tcMar>
              <w:top w:w="80" w:type="dxa"/>
              <w:left w:w="100" w:type="dxa"/>
              <w:bottom w:w="80" w:type="dxa"/>
              <w:right w:w="100" w:type="dxa"/>
            </w:tcMar>
            <w:vAlign w:val="center"/>
          </w:tcPr>
          <w:p w14:paraId="3FC27758" w14:textId="77777777" w:rsidR="00EE6D91" w:rsidRDefault="00000000">
            <w:r>
              <w:rPr>
                <w:rFonts w:ascii="Arial" w:eastAsia="Arial" w:hAnsi="Arial" w:cs="Arial"/>
                <w:sz w:val="20"/>
                <w:szCs w:val="20"/>
              </w:rPr>
              <w:t>Fully offline, deterministic, easy to test</w:t>
            </w:r>
          </w:p>
        </w:tc>
        <w:tc>
          <w:tcPr>
            <w:tcW w:w="0" w:type="auto"/>
            <w:tcMar>
              <w:top w:w="80" w:type="dxa"/>
              <w:left w:w="100" w:type="dxa"/>
              <w:bottom w:w="80" w:type="dxa"/>
              <w:right w:w="100" w:type="dxa"/>
            </w:tcMar>
            <w:vAlign w:val="center"/>
          </w:tcPr>
          <w:p w14:paraId="226951EC" w14:textId="77777777" w:rsidR="00EE6D91" w:rsidRDefault="00000000">
            <w:r>
              <w:rPr>
                <w:rFonts w:ascii="Arial" w:eastAsia="Arial" w:hAnsi="Arial" w:cs="Arial"/>
                <w:sz w:val="20"/>
                <w:szCs w:val="20"/>
              </w:rPr>
              <w:t>Low scenario variety; cannot represent novel disruption combinations</w:t>
            </w:r>
          </w:p>
        </w:tc>
        <w:tc>
          <w:tcPr>
            <w:tcW w:w="0" w:type="auto"/>
            <w:tcMar>
              <w:top w:w="80" w:type="dxa"/>
              <w:left w:w="100" w:type="dxa"/>
              <w:bottom w:w="80" w:type="dxa"/>
              <w:right w:w="100" w:type="dxa"/>
            </w:tcMar>
            <w:vAlign w:val="center"/>
          </w:tcPr>
          <w:p w14:paraId="3D78943D" w14:textId="77777777" w:rsidR="00EE6D91" w:rsidRDefault="00000000">
            <w:r>
              <w:rPr>
                <w:rFonts w:ascii="Arial" w:eastAsia="Arial" w:hAnsi="Arial" w:cs="Arial"/>
                <w:sz w:val="20"/>
                <w:szCs w:val="20"/>
              </w:rPr>
              <w:t>Selected Generative AI (Gemini API) for higher scenario realism and variety, accepting the API dependency</w:t>
            </w:r>
          </w:p>
        </w:tc>
      </w:tr>
      <w:tr w:rsidR="00EE6D91" w14:paraId="0F5E69A3" w14:textId="77777777">
        <w:tc>
          <w:tcPr>
            <w:tcW w:w="0" w:type="auto"/>
            <w:tcMar>
              <w:top w:w="80" w:type="dxa"/>
              <w:left w:w="100" w:type="dxa"/>
              <w:bottom w:w="80" w:type="dxa"/>
              <w:right w:w="100" w:type="dxa"/>
            </w:tcMar>
            <w:vAlign w:val="center"/>
          </w:tcPr>
          <w:p w14:paraId="6BC51F20" w14:textId="77777777" w:rsidR="00EE6D91" w:rsidRDefault="00000000">
            <w:r>
              <w:rPr>
                <w:rFonts w:ascii="Arial" w:eastAsia="Arial" w:hAnsi="Arial" w:cs="Arial"/>
                <w:sz w:val="20"/>
                <w:szCs w:val="20"/>
              </w:rPr>
              <w:t>Route optimisation algorithm</w:t>
            </w:r>
          </w:p>
        </w:tc>
        <w:tc>
          <w:tcPr>
            <w:tcW w:w="0" w:type="auto"/>
            <w:tcMar>
              <w:top w:w="80" w:type="dxa"/>
              <w:left w:w="100" w:type="dxa"/>
              <w:bottom w:w="80" w:type="dxa"/>
              <w:right w:w="100" w:type="dxa"/>
            </w:tcMar>
            <w:vAlign w:val="center"/>
          </w:tcPr>
          <w:p w14:paraId="0447FE46" w14:textId="77777777" w:rsidR="00EE6D91" w:rsidRDefault="00000000">
            <w:r>
              <w:rPr>
                <w:rFonts w:ascii="Arial" w:eastAsia="Arial" w:hAnsi="Arial" w:cs="Arial"/>
                <w:sz w:val="20"/>
                <w:szCs w:val="20"/>
              </w:rPr>
              <w:t>Brute-force path enumeration</w:t>
            </w:r>
          </w:p>
        </w:tc>
        <w:tc>
          <w:tcPr>
            <w:tcW w:w="0" w:type="auto"/>
            <w:tcMar>
              <w:top w:w="80" w:type="dxa"/>
              <w:left w:w="100" w:type="dxa"/>
              <w:bottom w:w="80" w:type="dxa"/>
              <w:right w:w="100" w:type="dxa"/>
            </w:tcMar>
            <w:vAlign w:val="center"/>
          </w:tcPr>
          <w:p w14:paraId="58F2696B" w14:textId="77777777" w:rsidR="00EE6D91" w:rsidRDefault="00000000">
            <w:r>
              <w:rPr>
                <w:rFonts w:ascii="Arial" w:eastAsia="Arial" w:hAnsi="Arial" w:cs="Arial"/>
                <w:sz w:val="20"/>
                <w:szCs w:val="20"/>
              </w:rPr>
              <w:t>Guarantees globally optimal path in small graphs</w:t>
            </w:r>
          </w:p>
        </w:tc>
        <w:tc>
          <w:tcPr>
            <w:tcW w:w="0" w:type="auto"/>
            <w:tcMar>
              <w:top w:w="80" w:type="dxa"/>
              <w:left w:w="100" w:type="dxa"/>
              <w:bottom w:w="80" w:type="dxa"/>
              <w:right w:w="100" w:type="dxa"/>
            </w:tcMar>
            <w:vAlign w:val="center"/>
          </w:tcPr>
          <w:p w14:paraId="66C30B3B" w14:textId="77777777" w:rsidR="00EE6D91" w:rsidRDefault="00000000">
            <w:r>
              <w:rPr>
                <w:rFonts w:ascii="Arial" w:eastAsia="Arial" w:hAnsi="Arial" w:cs="Arial"/>
                <w:sz w:val="20"/>
                <w:szCs w:val="20"/>
              </w:rPr>
              <w:t>Scales poorly as network size grows</w:t>
            </w:r>
          </w:p>
        </w:tc>
        <w:tc>
          <w:tcPr>
            <w:tcW w:w="0" w:type="auto"/>
            <w:tcMar>
              <w:top w:w="80" w:type="dxa"/>
              <w:left w:w="100" w:type="dxa"/>
              <w:bottom w:w="80" w:type="dxa"/>
              <w:right w:w="100" w:type="dxa"/>
            </w:tcMar>
            <w:vAlign w:val="center"/>
          </w:tcPr>
          <w:p w14:paraId="6392BCB5" w14:textId="77777777" w:rsidR="00EE6D91" w:rsidRDefault="00000000">
            <w:r>
              <w:rPr>
                <w:rFonts w:ascii="Arial" w:eastAsia="Arial" w:hAnsi="Arial" w:cs="Arial"/>
                <w:sz w:val="20"/>
                <w:szCs w:val="20"/>
              </w:rPr>
              <w:t>Selected Dijkstra's algorithm for efficient shortest-path computation on weighted route graphs</w:t>
            </w:r>
          </w:p>
        </w:tc>
      </w:tr>
      <w:tr w:rsidR="00EE6D91" w14:paraId="4E885E62" w14:textId="77777777">
        <w:tc>
          <w:tcPr>
            <w:tcW w:w="0" w:type="auto"/>
            <w:tcMar>
              <w:top w:w="80" w:type="dxa"/>
              <w:left w:w="100" w:type="dxa"/>
              <w:bottom w:w="80" w:type="dxa"/>
              <w:right w:w="100" w:type="dxa"/>
            </w:tcMar>
            <w:vAlign w:val="center"/>
          </w:tcPr>
          <w:p w14:paraId="34074BB0" w14:textId="77777777" w:rsidR="00EE6D91" w:rsidRDefault="00000000">
            <w:r>
              <w:rPr>
                <w:rFonts w:ascii="Arial" w:eastAsia="Arial" w:hAnsi="Arial" w:cs="Arial"/>
                <w:sz w:val="20"/>
                <w:szCs w:val="20"/>
              </w:rPr>
              <w:t>Data storage</w:t>
            </w:r>
          </w:p>
        </w:tc>
        <w:tc>
          <w:tcPr>
            <w:tcW w:w="0" w:type="auto"/>
            <w:tcMar>
              <w:top w:w="80" w:type="dxa"/>
              <w:left w:w="100" w:type="dxa"/>
              <w:bottom w:w="80" w:type="dxa"/>
              <w:right w:w="100" w:type="dxa"/>
            </w:tcMar>
            <w:vAlign w:val="center"/>
          </w:tcPr>
          <w:p w14:paraId="16EF5EA1" w14:textId="77777777" w:rsidR="00EE6D91" w:rsidRDefault="00000000">
            <w:r>
              <w:rPr>
                <w:rFonts w:ascii="Arial" w:eastAsia="Arial" w:hAnsi="Arial" w:cs="Arial"/>
                <w:sz w:val="20"/>
                <w:szCs w:val="20"/>
              </w:rPr>
              <w:t>In-memory only (no persistence)</w:t>
            </w:r>
          </w:p>
        </w:tc>
        <w:tc>
          <w:tcPr>
            <w:tcW w:w="0" w:type="auto"/>
            <w:tcMar>
              <w:top w:w="80" w:type="dxa"/>
              <w:left w:w="100" w:type="dxa"/>
              <w:bottom w:w="80" w:type="dxa"/>
              <w:right w:w="100" w:type="dxa"/>
            </w:tcMar>
            <w:vAlign w:val="center"/>
          </w:tcPr>
          <w:p w14:paraId="780E0919" w14:textId="77777777" w:rsidR="00EE6D91" w:rsidRDefault="00000000">
            <w:r>
              <w:rPr>
                <w:rFonts w:ascii="Arial" w:eastAsia="Arial" w:hAnsi="Arial" w:cs="Arial"/>
                <w:sz w:val="20"/>
                <w:szCs w:val="20"/>
              </w:rPr>
              <w:t>Simpler implementation, no database setup</w:t>
            </w:r>
          </w:p>
        </w:tc>
        <w:tc>
          <w:tcPr>
            <w:tcW w:w="0" w:type="auto"/>
            <w:tcMar>
              <w:top w:w="80" w:type="dxa"/>
              <w:left w:w="100" w:type="dxa"/>
              <w:bottom w:w="80" w:type="dxa"/>
              <w:right w:w="100" w:type="dxa"/>
            </w:tcMar>
            <w:vAlign w:val="center"/>
          </w:tcPr>
          <w:p w14:paraId="4D7FF047" w14:textId="77777777" w:rsidR="00EE6D91" w:rsidRDefault="00000000">
            <w:r>
              <w:rPr>
                <w:rFonts w:ascii="Arial" w:eastAsia="Arial" w:hAnsi="Arial" w:cs="Arial"/>
                <w:sz w:val="20"/>
                <w:szCs w:val="20"/>
              </w:rPr>
              <w:t>Simulation history lost between sessions</w:t>
            </w:r>
          </w:p>
        </w:tc>
        <w:tc>
          <w:tcPr>
            <w:tcW w:w="0" w:type="auto"/>
            <w:tcMar>
              <w:top w:w="80" w:type="dxa"/>
              <w:left w:w="100" w:type="dxa"/>
              <w:bottom w:w="80" w:type="dxa"/>
              <w:right w:w="100" w:type="dxa"/>
            </w:tcMar>
            <w:vAlign w:val="center"/>
          </w:tcPr>
          <w:p w14:paraId="4031B8B9" w14:textId="77777777" w:rsidR="00EE6D91" w:rsidRDefault="00000000">
            <w:r>
              <w:rPr>
                <w:rFonts w:ascii="Arial" w:eastAsia="Arial" w:hAnsi="Arial" w:cs="Arial"/>
                <w:sz w:val="20"/>
                <w:szCs w:val="20"/>
              </w:rPr>
              <w:t>Selected SQLite for lightweight, file-based persistence of scenarios and results</w:t>
            </w:r>
          </w:p>
        </w:tc>
      </w:tr>
      <w:tr w:rsidR="00EE6D91" w14:paraId="1AA86251" w14:textId="77777777">
        <w:tc>
          <w:tcPr>
            <w:tcW w:w="0" w:type="auto"/>
            <w:tcMar>
              <w:top w:w="80" w:type="dxa"/>
              <w:left w:w="100" w:type="dxa"/>
              <w:bottom w:w="80" w:type="dxa"/>
              <w:right w:w="100" w:type="dxa"/>
            </w:tcMar>
            <w:vAlign w:val="center"/>
          </w:tcPr>
          <w:p w14:paraId="6099B2E3" w14:textId="77777777" w:rsidR="00EE6D91" w:rsidRDefault="00000000">
            <w:r>
              <w:rPr>
                <w:rFonts w:ascii="Arial" w:eastAsia="Arial" w:hAnsi="Arial" w:cs="Arial"/>
                <w:sz w:val="20"/>
                <w:szCs w:val="20"/>
              </w:rPr>
              <w:t>Dashboard framework</w:t>
            </w:r>
          </w:p>
        </w:tc>
        <w:tc>
          <w:tcPr>
            <w:tcW w:w="0" w:type="auto"/>
            <w:tcMar>
              <w:top w:w="80" w:type="dxa"/>
              <w:left w:w="100" w:type="dxa"/>
              <w:bottom w:w="80" w:type="dxa"/>
              <w:right w:w="100" w:type="dxa"/>
            </w:tcMar>
            <w:vAlign w:val="center"/>
          </w:tcPr>
          <w:p w14:paraId="03708DC7" w14:textId="77777777" w:rsidR="00EE6D91" w:rsidRDefault="00000000">
            <w:r>
              <w:rPr>
                <w:rFonts w:ascii="Arial" w:eastAsia="Arial" w:hAnsi="Arial" w:cs="Arial"/>
                <w:sz w:val="20"/>
                <w:szCs w:val="20"/>
              </w:rPr>
              <w:t>Flask + custom HTML/CSS frontend</w:t>
            </w:r>
          </w:p>
        </w:tc>
        <w:tc>
          <w:tcPr>
            <w:tcW w:w="0" w:type="auto"/>
            <w:tcMar>
              <w:top w:w="80" w:type="dxa"/>
              <w:left w:w="100" w:type="dxa"/>
              <w:bottom w:w="80" w:type="dxa"/>
              <w:right w:w="100" w:type="dxa"/>
            </w:tcMar>
            <w:vAlign w:val="center"/>
          </w:tcPr>
          <w:p w14:paraId="0FFBC092" w14:textId="77777777" w:rsidR="00EE6D91" w:rsidRDefault="00000000">
            <w:r>
              <w:rPr>
                <w:rFonts w:ascii="Arial" w:eastAsia="Arial" w:hAnsi="Arial" w:cs="Arial"/>
                <w:sz w:val="20"/>
                <w:szCs w:val="20"/>
              </w:rPr>
              <w:t>Full control over UI design</w:t>
            </w:r>
          </w:p>
        </w:tc>
        <w:tc>
          <w:tcPr>
            <w:tcW w:w="0" w:type="auto"/>
            <w:tcMar>
              <w:top w:w="80" w:type="dxa"/>
              <w:left w:w="100" w:type="dxa"/>
              <w:bottom w:w="80" w:type="dxa"/>
              <w:right w:w="100" w:type="dxa"/>
            </w:tcMar>
            <w:vAlign w:val="center"/>
          </w:tcPr>
          <w:p w14:paraId="48175A22" w14:textId="77777777" w:rsidR="00EE6D91" w:rsidRDefault="00000000">
            <w:r>
              <w:rPr>
                <w:rFonts w:ascii="Arial" w:eastAsia="Arial" w:hAnsi="Arial" w:cs="Arial"/>
                <w:sz w:val="20"/>
                <w:szCs w:val="20"/>
              </w:rPr>
              <w:t>Significantly higher development time for a time-boxed academic project</w:t>
            </w:r>
          </w:p>
        </w:tc>
        <w:tc>
          <w:tcPr>
            <w:tcW w:w="0" w:type="auto"/>
            <w:tcMar>
              <w:top w:w="80" w:type="dxa"/>
              <w:left w:w="100" w:type="dxa"/>
              <w:bottom w:w="80" w:type="dxa"/>
              <w:right w:w="100" w:type="dxa"/>
            </w:tcMar>
            <w:vAlign w:val="center"/>
          </w:tcPr>
          <w:p w14:paraId="42E9B3ED" w14:textId="77777777" w:rsidR="00EE6D91" w:rsidRDefault="00000000">
            <w:r>
              <w:rPr>
                <w:rFonts w:ascii="Arial" w:eastAsia="Arial" w:hAnsi="Arial" w:cs="Arial"/>
                <w:sz w:val="20"/>
                <w:szCs w:val="20"/>
              </w:rPr>
              <w:t xml:space="preserve">Selected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for rapid, functional dashboard development</w:t>
            </w:r>
          </w:p>
        </w:tc>
      </w:tr>
    </w:tbl>
    <w:p w14:paraId="48D08163" w14:textId="77777777" w:rsidR="00EE6D91" w:rsidRPr="007B70F0" w:rsidRDefault="00000000">
      <w:pPr>
        <w:spacing w:before="240" w:after="120"/>
        <w:rPr>
          <w:sz w:val="32"/>
          <w:szCs w:val="32"/>
          <w:rPrChange w:id="198" w:author="Praveen kumar C" w:date="2026-09-02T16:10:00Z" w16du:dateUtc="2026-09-02T10:40:00Z">
            <w:rPr/>
          </w:rPrChange>
        </w:rPr>
      </w:pPr>
      <w:r w:rsidRPr="007B70F0">
        <w:rPr>
          <w:b/>
          <w:bCs/>
          <w:sz w:val="32"/>
          <w:szCs w:val="32"/>
          <w:rPrChange w:id="199" w:author="Praveen kumar C" w:date="2026-09-02T16:10:00Z" w16du:dateUtc="2026-09-02T10:40:00Z">
            <w:rPr>
              <w:b/>
              <w:bCs/>
            </w:rPr>
          </w:rPrChange>
        </w:rPr>
        <w:t>3.7 Sustainability, Ethics, Safety, Risk &amp; Security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2228"/>
        <w:gridCol w:w="2522"/>
        <w:gridCol w:w="2876"/>
      </w:tblGrid>
      <w:tr w:rsidR="00EE6D91" w14:paraId="78941692" w14:textId="77777777">
        <w:trPr>
          <w:tblHeader/>
        </w:trPr>
        <w:tc>
          <w:tcPr>
            <w:tcW w:w="0" w:type="auto"/>
            <w:shd w:val="clear" w:color="auto" w:fill="D9D9D9"/>
            <w:tcMar>
              <w:top w:w="80" w:type="dxa"/>
              <w:left w:w="100" w:type="dxa"/>
              <w:bottom w:w="80" w:type="dxa"/>
              <w:right w:w="100" w:type="dxa"/>
            </w:tcMar>
            <w:vAlign w:val="center"/>
          </w:tcPr>
          <w:p w14:paraId="02008324" w14:textId="77777777" w:rsidR="00EE6D91" w:rsidRDefault="00000000">
            <w:pPr>
              <w:jc w:val="center"/>
            </w:pPr>
            <w:r>
              <w:rPr>
                <w:rFonts w:ascii="Arial" w:eastAsia="Arial" w:hAnsi="Arial" w:cs="Arial"/>
                <w:b/>
                <w:bCs/>
                <w:sz w:val="20"/>
                <w:szCs w:val="20"/>
              </w:rPr>
              <w:t>Domain</w:t>
            </w:r>
          </w:p>
        </w:tc>
        <w:tc>
          <w:tcPr>
            <w:tcW w:w="0" w:type="auto"/>
            <w:shd w:val="clear" w:color="auto" w:fill="D9D9D9"/>
            <w:tcMar>
              <w:top w:w="80" w:type="dxa"/>
              <w:left w:w="100" w:type="dxa"/>
              <w:bottom w:w="80" w:type="dxa"/>
              <w:right w:w="100" w:type="dxa"/>
            </w:tcMar>
            <w:vAlign w:val="center"/>
          </w:tcPr>
          <w:p w14:paraId="68B3BD30" w14:textId="77777777" w:rsidR="00EE6D91" w:rsidRDefault="00000000">
            <w:pPr>
              <w:jc w:val="center"/>
            </w:pPr>
            <w:r>
              <w:rPr>
                <w:rFonts w:ascii="Arial" w:eastAsia="Arial" w:hAnsi="Arial" w:cs="Arial"/>
                <w:b/>
                <w:bCs/>
                <w:sz w:val="20"/>
                <w:szCs w:val="20"/>
              </w:rPr>
              <w:t>Consideration</w:t>
            </w:r>
          </w:p>
        </w:tc>
        <w:tc>
          <w:tcPr>
            <w:tcW w:w="0" w:type="auto"/>
            <w:shd w:val="clear" w:color="auto" w:fill="D9D9D9"/>
            <w:tcMar>
              <w:top w:w="80" w:type="dxa"/>
              <w:left w:w="100" w:type="dxa"/>
              <w:bottom w:w="80" w:type="dxa"/>
              <w:right w:w="100" w:type="dxa"/>
            </w:tcMar>
            <w:vAlign w:val="center"/>
          </w:tcPr>
          <w:p w14:paraId="526DD4B9" w14:textId="77777777" w:rsidR="00EE6D91" w:rsidRDefault="00000000">
            <w:pPr>
              <w:jc w:val="center"/>
            </w:pPr>
            <w:r>
              <w:rPr>
                <w:rFonts w:ascii="Arial" w:eastAsia="Arial" w:hAnsi="Arial" w:cs="Arial"/>
                <w:b/>
                <w:bCs/>
                <w:sz w:val="20"/>
                <w:szCs w:val="20"/>
              </w:rPr>
              <w:t>Evidence Evaluated</w:t>
            </w:r>
          </w:p>
        </w:tc>
        <w:tc>
          <w:tcPr>
            <w:tcW w:w="0" w:type="auto"/>
            <w:shd w:val="clear" w:color="auto" w:fill="D9D9D9"/>
            <w:tcMar>
              <w:top w:w="80" w:type="dxa"/>
              <w:left w:w="100" w:type="dxa"/>
              <w:bottom w:w="80" w:type="dxa"/>
              <w:right w:w="100" w:type="dxa"/>
            </w:tcMar>
            <w:vAlign w:val="center"/>
          </w:tcPr>
          <w:p w14:paraId="5A869878" w14:textId="77777777" w:rsidR="00EE6D91" w:rsidRDefault="00000000">
            <w:pPr>
              <w:jc w:val="center"/>
            </w:pPr>
            <w:r>
              <w:rPr>
                <w:rFonts w:ascii="Arial" w:eastAsia="Arial" w:hAnsi="Arial" w:cs="Arial"/>
                <w:b/>
                <w:bCs/>
                <w:sz w:val="20"/>
                <w:szCs w:val="20"/>
              </w:rPr>
              <w:t>Impact on Final Decision</w:t>
            </w:r>
          </w:p>
        </w:tc>
      </w:tr>
      <w:tr w:rsidR="00EE6D91" w14:paraId="0977CB5B" w14:textId="77777777">
        <w:tc>
          <w:tcPr>
            <w:tcW w:w="0" w:type="auto"/>
            <w:tcMar>
              <w:top w:w="80" w:type="dxa"/>
              <w:left w:w="100" w:type="dxa"/>
              <w:bottom w:w="80" w:type="dxa"/>
              <w:right w:w="100" w:type="dxa"/>
            </w:tcMar>
            <w:vAlign w:val="center"/>
          </w:tcPr>
          <w:p w14:paraId="6432DD37" w14:textId="77777777" w:rsidR="00EE6D91" w:rsidRDefault="00000000">
            <w:r>
              <w:rPr>
                <w:rFonts w:ascii="Arial" w:eastAsia="Arial" w:hAnsi="Arial" w:cs="Arial"/>
                <w:sz w:val="20"/>
                <w:szCs w:val="20"/>
              </w:rPr>
              <w:t>Sustainability</w:t>
            </w:r>
          </w:p>
        </w:tc>
        <w:tc>
          <w:tcPr>
            <w:tcW w:w="0" w:type="auto"/>
            <w:tcMar>
              <w:top w:w="80" w:type="dxa"/>
              <w:left w:w="100" w:type="dxa"/>
              <w:bottom w:w="80" w:type="dxa"/>
              <w:right w:w="100" w:type="dxa"/>
            </w:tcMar>
            <w:vAlign w:val="center"/>
          </w:tcPr>
          <w:p w14:paraId="0E5D82B1" w14:textId="77777777" w:rsidR="00EE6D91" w:rsidRDefault="00000000">
            <w:r>
              <w:rPr>
                <w:rFonts w:ascii="Arial" w:eastAsia="Arial" w:hAnsi="Arial" w:cs="Arial"/>
                <w:sz w:val="20"/>
                <w:szCs w:val="20"/>
              </w:rPr>
              <w:t>Computational and API-call efficiency</w:t>
            </w:r>
          </w:p>
        </w:tc>
        <w:tc>
          <w:tcPr>
            <w:tcW w:w="0" w:type="auto"/>
            <w:tcMar>
              <w:top w:w="80" w:type="dxa"/>
              <w:left w:w="100" w:type="dxa"/>
              <w:bottom w:w="80" w:type="dxa"/>
              <w:right w:w="100" w:type="dxa"/>
            </w:tcMar>
            <w:vAlign w:val="center"/>
          </w:tcPr>
          <w:p w14:paraId="346B6F82" w14:textId="77777777" w:rsidR="00EE6D91" w:rsidRDefault="00000000">
            <w:r>
              <w:rPr>
                <w:rFonts w:ascii="Arial" w:eastAsia="Arial" w:hAnsi="Arial" w:cs="Arial"/>
                <w:sz w:val="20"/>
                <w:szCs w:val="20"/>
              </w:rPr>
              <w:t>Repeated Gemini API calls for every scenario have a per-call cost and energy footprint; unnecessary re-generation was identified as wasteful</w:t>
            </w:r>
          </w:p>
        </w:tc>
        <w:tc>
          <w:tcPr>
            <w:tcW w:w="0" w:type="auto"/>
            <w:tcMar>
              <w:top w:w="80" w:type="dxa"/>
              <w:left w:w="100" w:type="dxa"/>
              <w:bottom w:w="80" w:type="dxa"/>
              <w:right w:w="100" w:type="dxa"/>
            </w:tcMar>
            <w:vAlign w:val="center"/>
          </w:tcPr>
          <w:p w14:paraId="18A19257" w14:textId="77777777" w:rsidR="00EE6D91" w:rsidRDefault="00000000">
            <w:r>
              <w:rPr>
                <w:rFonts w:ascii="Arial" w:eastAsia="Arial" w:hAnsi="Arial" w:cs="Arial"/>
                <w:sz w:val="20"/>
                <w:szCs w:val="20"/>
              </w:rPr>
              <w:t>Scenario results are cached in SQLite so identical simulation requests are not re-sent to the API</w:t>
            </w:r>
          </w:p>
        </w:tc>
      </w:tr>
      <w:tr w:rsidR="00EE6D91" w14:paraId="5B7D951D" w14:textId="77777777">
        <w:tc>
          <w:tcPr>
            <w:tcW w:w="0" w:type="auto"/>
            <w:tcMar>
              <w:top w:w="80" w:type="dxa"/>
              <w:left w:w="100" w:type="dxa"/>
              <w:bottom w:w="80" w:type="dxa"/>
              <w:right w:w="100" w:type="dxa"/>
            </w:tcMar>
            <w:vAlign w:val="center"/>
          </w:tcPr>
          <w:p w14:paraId="53C11AEE" w14:textId="77777777" w:rsidR="00EE6D91" w:rsidRDefault="00000000">
            <w:r>
              <w:rPr>
                <w:rFonts w:ascii="Arial" w:eastAsia="Arial" w:hAnsi="Arial" w:cs="Arial"/>
                <w:sz w:val="20"/>
                <w:szCs w:val="20"/>
              </w:rPr>
              <w:t>Ethics</w:t>
            </w:r>
          </w:p>
        </w:tc>
        <w:tc>
          <w:tcPr>
            <w:tcW w:w="0" w:type="auto"/>
            <w:tcMar>
              <w:top w:w="80" w:type="dxa"/>
              <w:left w:w="100" w:type="dxa"/>
              <w:bottom w:w="80" w:type="dxa"/>
              <w:right w:w="100" w:type="dxa"/>
            </w:tcMar>
            <w:vAlign w:val="center"/>
          </w:tcPr>
          <w:p w14:paraId="3232F122" w14:textId="77777777" w:rsidR="00EE6D91" w:rsidRDefault="00000000">
            <w:r>
              <w:rPr>
                <w:rFonts w:ascii="Arial" w:eastAsia="Arial" w:hAnsi="Arial" w:cs="Arial"/>
                <w:sz w:val="20"/>
                <w:szCs w:val="20"/>
              </w:rPr>
              <w:t>Use of synthetic vs. real organisational data</w:t>
            </w:r>
          </w:p>
        </w:tc>
        <w:tc>
          <w:tcPr>
            <w:tcW w:w="0" w:type="auto"/>
            <w:tcMar>
              <w:top w:w="80" w:type="dxa"/>
              <w:left w:w="100" w:type="dxa"/>
              <w:bottom w:w="80" w:type="dxa"/>
              <w:right w:w="100" w:type="dxa"/>
            </w:tcMar>
            <w:vAlign w:val="center"/>
          </w:tcPr>
          <w:p w14:paraId="67596291" w14:textId="77777777" w:rsidR="00EE6D91" w:rsidRDefault="00000000">
            <w:r>
              <w:rPr>
                <w:rFonts w:ascii="Arial" w:eastAsia="Arial" w:hAnsi="Arial" w:cs="Arial"/>
                <w:sz w:val="20"/>
                <w:szCs w:val="20"/>
              </w:rPr>
              <w:t>Using a real company's supplier and customer data without consent would raise confidentiality concerns</w:t>
            </w:r>
          </w:p>
        </w:tc>
        <w:tc>
          <w:tcPr>
            <w:tcW w:w="0" w:type="auto"/>
            <w:tcMar>
              <w:top w:w="80" w:type="dxa"/>
              <w:left w:w="100" w:type="dxa"/>
              <w:bottom w:w="80" w:type="dxa"/>
              <w:right w:w="100" w:type="dxa"/>
            </w:tcMar>
            <w:vAlign w:val="center"/>
          </w:tcPr>
          <w:p w14:paraId="6B273DDF" w14:textId="77777777" w:rsidR="00EE6D91" w:rsidRDefault="00000000">
            <w:r>
              <w:rPr>
                <w:rFonts w:ascii="Arial" w:eastAsia="Arial" w:hAnsi="Arial" w:cs="Arial"/>
                <w:sz w:val="20"/>
                <w:szCs w:val="20"/>
              </w:rPr>
              <w:t>Project restricted to synthetic/illustrative supply chain data; no real organisational or personal data used</w:t>
            </w:r>
          </w:p>
        </w:tc>
      </w:tr>
      <w:tr w:rsidR="00EE6D91" w14:paraId="45D15DF3" w14:textId="77777777">
        <w:tc>
          <w:tcPr>
            <w:tcW w:w="0" w:type="auto"/>
            <w:tcMar>
              <w:top w:w="80" w:type="dxa"/>
              <w:left w:w="100" w:type="dxa"/>
              <w:bottom w:w="80" w:type="dxa"/>
              <w:right w:w="100" w:type="dxa"/>
            </w:tcMar>
            <w:vAlign w:val="center"/>
          </w:tcPr>
          <w:p w14:paraId="7BCE522C" w14:textId="77777777" w:rsidR="00EE6D91" w:rsidRDefault="00000000">
            <w:r>
              <w:rPr>
                <w:rFonts w:ascii="Arial" w:eastAsia="Arial" w:hAnsi="Arial" w:cs="Arial"/>
                <w:sz w:val="20"/>
                <w:szCs w:val="20"/>
              </w:rPr>
              <w:t>Health &amp; Safety</w:t>
            </w:r>
          </w:p>
        </w:tc>
        <w:tc>
          <w:tcPr>
            <w:tcW w:w="0" w:type="auto"/>
            <w:tcMar>
              <w:top w:w="80" w:type="dxa"/>
              <w:left w:w="100" w:type="dxa"/>
              <w:bottom w:w="80" w:type="dxa"/>
              <w:right w:w="100" w:type="dxa"/>
            </w:tcMar>
            <w:vAlign w:val="center"/>
          </w:tcPr>
          <w:p w14:paraId="35335D9E" w14:textId="77777777" w:rsidR="00EE6D91" w:rsidRDefault="00000000">
            <w:r>
              <w:rPr>
                <w:rFonts w:ascii="Arial" w:eastAsia="Arial" w:hAnsi="Arial" w:cs="Arial"/>
                <w:sz w:val="20"/>
                <w:szCs w:val="20"/>
              </w:rPr>
              <w:t xml:space="preserve">N/A – software-only system with no </w:t>
            </w:r>
            <w:r>
              <w:rPr>
                <w:rFonts w:ascii="Arial" w:eastAsia="Arial" w:hAnsi="Arial" w:cs="Arial"/>
                <w:sz w:val="20"/>
                <w:szCs w:val="20"/>
              </w:rPr>
              <w:lastRenderedPageBreak/>
              <w:t>physical/hardware component</w:t>
            </w:r>
          </w:p>
        </w:tc>
        <w:tc>
          <w:tcPr>
            <w:tcW w:w="0" w:type="auto"/>
            <w:tcMar>
              <w:top w:w="80" w:type="dxa"/>
              <w:left w:w="100" w:type="dxa"/>
              <w:bottom w:w="80" w:type="dxa"/>
              <w:right w:w="100" w:type="dxa"/>
            </w:tcMar>
            <w:vAlign w:val="center"/>
          </w:tcPr>
          <w:p w14:paraId="0E9B4527" w14:textId="77777777" w:rsidR="00EE6D91" w:rsidRDefault="00000000">
            <w:r>
              <w:rPr>
                <w:rFonts w:ascii="Arial" w:eastAsia="Arial" w:hAnsi="Arial" w:cs="Arial"/>
                <w:sz w:val="20"/>
                <w:szCs w:val="20"/>
              </w:rPr>
              <w:lastRenderedPageBreak/>
              <w:t>No physical actuation, machinery, or safety-</w:t>
            </w:r>
            <w:r>
              <w:rPr>
                <w:rFonts w:ascii="Arial" w:eastAsia="Arial" w:hAnsi="Arial" w:cs="Arial"/>
                <w:sz w:val="20"/>
                <w:szCs w:val="20"/>
              </w:rPr>
              <w:lastRenderedPageBreak/>
              <w:t>critical control is performed by the system</w:t>
            </w:r>
          </w:p>
        </w:tc>
        <w:tc>
          <w:tcPr>
            <w:tcW w:w="0" w:type="auto"/>
            <w:tcMar>
              <w:top w:w="80" w:type="dxa"/>
              <w:left w:w="100" w:type="dxa"/>
              <w:bottom w:w="80" w:type="dxa"/>
              <w:right w:w="100" w:type="dxa"/>
            </w:tcMar>
            <w:vAlign w:val="center"/>
          </w:tcPr>
          <w:p w14:paraId="75B898F8" w14:textId="77777777" w:rsidR="00EE6D91" w:rsidRDefault="00000000">
            <w:r>
              <w:rPr>
                <w:rFonts w:ascii="Arial" w:eastAsia="Arial" w:hAnsi="Arial" w:cs="Arial"/>
                <w:sz w:val="20"/>
                <w:szCs w:val="20"/>
              </w:rPr>
              <w:lastRenderedPageBreak/>
              <w:t xml:space="preserve">No direct health and safety risk identified; system outputs are advisory </w:t>
            </w:r>
            <w:r>
              <w:rPr>
                <w:rFonts w:ascii="Arial" w:eastAsia="Arial" w:hAnsi="Arial" w:cs="Arial"/>
                <w:sz w:val="20"/>
                <w:szCs w:val="20"/>
              </w:rPr>
              <w:lastRenderedPageBreak/>
              <w:t>(recommendations), not autonomous control actions</w:t>
            </w:r>
          </w:p>
        </w:tc>
      </w:tr>
      <w:tr w:rsidR="00EE6D91" w14:paraId="7F817428" w14:textId="77777777">
        <w:tc>
          <w:tcPr>
            <w:tcW w:w="0" w:type="auto"/>
            <w:tcMar>
              <w:top w:w="80" w:type="dxa"/>
              <w:left w:w="100" w:type="dxa"/>
              <w:bottom w:w="80" w:type="dxa"/>
              <w:right w:w="100" w:type="dxa"/>
            </w:tcMar>
            <w:vAlign w:val="center"/>
          </w:tcPr>
          <w:p w14:paraId="0C0E16DC" w14:textId="77777777" w:rsidR="00EE6D91" w:rsidRDefault="00000000">
            <w:r>
              <w:rPr>
                <w:rFonts w:ascii="Arial" w:eastAsia="Arial" w:hAnsi="Arial" w:cs="Arial"/>
                <w:sz w:val="20"/>
                <w:szCs w:val="20"/>
              </w:rPr>
              <w:lastRenderedPageBreak/>
              <w:t>Security</w:t>
            </w:r>
          </w:p>
        </w:tc>
        <w:tc>
          <w:tcPr>
            <w:tcW w:w="0" w:type="auto"/>
            <w:tcMar>
              <w:top w:w="80" w:type="dxa"/>
              <w:left w:w="100" w:type="dxa"/>
              <w:bottom w:w="80" w:type="dxa"/>
              <w:right w:w="100" w:type="dxa"/>
            </w:tcMar>
            <w:vAlign w:val="center"/>
          </w:tcPr>
          <w:p w14:paraId="138FB8C3" w14:textId="77777777" w:rsidR="00EE6D91" w:rsidRDefault="00000000">
            <w:r>
              <w:rPr>
                <w:rFonts w:ascii="Arial" w:eastAsia="Arial" w:hAnsi="Arial" w:cs="Arial"/>
                <w:sz w:val="20"/>
                <w:szCs w:val="20"/>
              </w:rPr>
              <w:t>Protection of API keys and generated data</w:t>
            </w:r>
          </w:p>
        </w:tc>
        <w:tc>
          <w:tcPr>
            <w:tcW w:w="0" w:type="auto"/>
            <w:tcMar>
              <w:top w:w="80" w:type="dxa"/>
              <w:left w:w="100" w:type="dxa"/>
              <w:bottom w:w="80" w:type="dxa"/>
              <w:right w:w="100" w:type="dxa"/>
            </w:tcMar>
            <w:vAlign w:val="center"/>
          </w:tcPr>
          <w:p w14:paraId="0BAFC538" w14:textId="77777777" w:rsidR="00EE6D91" w:rsidRDefault="00000000">
            <w:r>
              <w:rPr>
                <w:rFonts w:ascii="Arial" w:eastAsia="Arial" w:hAnsi="Arial" w:cs="Arial"/>
                <w:sz w:val="20"/>
                <w:szCs w:val="20"/>
              </w:rPr>
              <w:t>Hard-coding API keys in source code was identified as a credential-leak risk</w:t>
            </w:r>
          </w:p>
        </w:tc>
        <w:tc>
          <w:tcPr>
            <w:tcW w:w="0" w:type="auto"/>
            <w:tcMar>
              <w:top w:w="80" w:type="dxa"/>
              <w:left w:w="100" w:type="dxa"/>
              <w:bottom w:w="80" w:type="dxa"/>
              <w:right w:w="100" w:type="dxa"/>
            </w:tcMar>
            <w:vAlign w:val="center"/>
          </w:tcPr>
          <w:p w14:paraId="712DA78B" w14:textId="77777777" w:rsidR="00EE6D91" w:rsidRDefault="00000000">
            <w:r>
              <w:rPr>
                <w:rFonts w:ascii="Arial" w:eastAsia="Arial" w:hAnsi="Arial" w:cs="Arial"/>
                <w:sz w:val="20"/>
                <w:szCs w:val="20"/>
              </w:rPr>
              <w:t>Gemini API key is to be stored using environment variables / secrets configuration rather than committed to source code</w:t>
            </w:r>
          </w:p>
        </w:tc>
      </w:tr>
    </w:tbl>
    <w:p w14:paraId="24521BB1" w14:textId="77777777" w:rsidR="00EE6D91" w:rsidRDefault="00EE6D91">
      <w:pPr>
        <w:spacing w:after="120"/>
      </w:pPr>
    </w:p>
    <w:p w14:paraId="7CFD2432" w14:textId="77777777" w:rsidR="00EE6D91" w:rsidRPr="007B70F0" w:rsidRDefault="00000000">
      <w:pPr>
        <w:spacing w:after="160" w:line="300" w:lineRule="auto"/>
        <w:rPr>
          <w:sz w:val="32"/>
          <w:szCs w:val="32"/>
          <w:rPrChange w:id="200" w:author="Praveen kumar C" w:date="2026-09-02T16:10:00Z" w16du:dateUtc="2026-09-02T10:40:00Z">
            <w:rPr/>
          </w:rPrChange>
        </w:rPr>
      </w:pPr>
      <w:r w:rsidRPr="007B70F0">
        <w:rPr>
          <w:b/>
          <w:bCs/>
          <w:sz w:val="32"/>
          <w:szCs w:val="32"/>
          <w:rPrChange w:id="201" w:author="Praveen kumar C" w:date="2026-09-02T16:10:00Z" w16du:dateUtc="2026-09-02T10:40:00Z">
            <w:rPr>
              <w:b/>
              <w:bCs/>
            </w:rPr>
          </w:rPrChange>
        </w:rPr>
        <w:t>Risk Register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86"/>
        <w:gridCol w:w="1200"/>
        <w:gridCol w:w="979"/>
        <w:gridCol w:w="943"/>
        <w:gridCol w:w="2431"/>
        <w:gridCol w:w="1087"/>
      </w:tblGrid>
      <w:tr w:rsidR="00EE6D91" w14:paraId="43508896" w14:textId="77777777">
        <w:trPr>
          <w:tblHeader/>
        </w:trPr>
        <w:tc>
          <w:tcPr>
            <w:tcW w:w="0" w:type="auto"/>
            <w:shd w:val="clear" w:color="auto" w:fill="D9D9D9"/>
            <w:tcMar>
              <w:top w:w="80" w:type="dxa"/>
              <w:left w:w="100" w:type="dxa"/>
              <w:bottom w:w="80" w:type="dxa"/>
              <w:right w:w="100" w:type="dxa"/>
            </w:tcMar>
            <w:vAlign w:val="center"/>
          </w:tcPr>
          <w:p w14:paraId="16629CA2" w14:textId="77777777" w:rsidR="00EE6D91" w:rsidRDefault="00000000">
            <w:pPr>
              <w:jc w:val="center"/>
            </w:pPr>
            <w:r>
              <w:rPr>
                <w:rFonts w:ascii="Arial" w:eastAsia="Arial" w:hAnsi="Arial" w:cs="Arial"/>
                <w:b/>
                <w:bCs/>
                <w:sz w:val="20"/>
                <w:szCs w:val="20"/>
              </w:rPr>
              <w:t>Risk</w:t>
            </w:r>
          </w:p>
        </w:tc>
        <w:tc>
          <w:tcPr>
            <w:tcW w:w="0" w:type="auto"/>
            <w:shd w:val="clear" w:color="auto" w:fill="D9D9D9"/>
            <w:tcMar>
              <w:top w:w="80" w:type="dxa"/>
              <w:left w:w="100" w:type="dxa"/>
              <w:bottom w:w="80" w:type="dxa"/>
              <w:right w:w="100" w:type="dxa"/>
            </w:tcMar>
            <w:vAlign w:val="center"/>
          </w:tcPr>
          <w:p w14:paraId="601FC01A" w14:textId="77777777" w:rsidR="00EE6D91" w:rsidRDefault="00000000">
            <w:pPr>
              <w:jc w:val="center"/>
            </w:pPr>
            <w:r>
              <w:rPr>
                <w:rFonts w:ascii="Arial" w:eastAsia="Arial" w:hAnsi="Arial" w:cs="Arial"/>
                <w:b/>
                <w:bCs/>
                <w:sz w:val="20"/>
                <w:szCs w:val="20"/>
              </w:rPr>
              <w:t>Likelihood</w:t>
            </w:r>
          </w:p>
        </w:tc>
        <w:tc>
          <w:tcPr>
            <w:tcW w:w="0" w:type="auto"/>
            <w:shd w:val="clear" w:color="auto" w:fill="D9D9D9"/>
            <w:tcMar>
              <w:top w:w="80" w:type="dxa"/>
              <w:left w:w="100" w:type="dxa"/>
              <w:bottom w:w="80" w:type="dxa"/>
              <w:right w:w="100" w:type="dxa"/>
            </w:tcMar>
            <w:vAlign w:val="center"/>
          </w:tcPr>
          <w:p w14:paraId="3D1989B3" w14:textId="77777777" w:rsidR="00EE6D91" w:rsidRDefault="00000000">
            <w:pPr>
              <w:jc w:val="center"/>
            </w:pPr>
            <w:r>
              <w:rPr>
                <w:rFonts w:ascii="Arial" w:eastAsia="Arial" w:hAnsi="Arial" w:cs="Arial"/>
                <w:b/>
                <w:bCs/>
                <w:sz w:val="20"/>
                <w:szCs w:val="20"/>
              </w:rPr>
              <w:t>Severity</w:t>
            </w:r>
          </w:p>
        </w:tc>
        <w:tc>
          <w:tcPr>
            <w:tcW w:w="0" w:type="auto"/>
            <w:shd w:val="clear" w:color="auto" w:fill="D9D9D9"/>
            <w:tcMar>
              <w:top w:w="80" w:type="dxa"/>
              <w:left w:w="100" w:type="dxa"/>
              <w:bottom w:w="80" w:type="dxa"/>
              <w:right w:w="100" w:type="dxa"/>
            </w:tcMar>
            <w:vAlign w:val="center"/>
          </w:tcPr>
          <w:p w14:paraId="17C47338" w14:textId="77777777" w:rsidR="00EE6D91" w:rsidRDefault="00000000">
            <w:pPr>
              <w:jc w:val="center"/>
            </w:pPr>
            <w:r>
              <w:rPr>
                <w:rFonts w:ascii="Arial" w:eastAsia="Arial" w:hAnsi="Arial" w:cs="Arial"/>
                <w:b/>
                <w:bCs/>
                <w:sz w:val="20"/>
                <w:szCs w:val="20"/>
              </w:rPr>
              <w:t>Risk Level</w:t>
            </w:r>
          </w:p>
        </w:tc>
        <w:tc>
          <w:tcPr>
            <w:tcW w:w="0" w:type="auto"/>
            <w:shd w:val="clear" w:color="auto" w:fill="D9D9D9"/>
            <w:tcMar>
              <w:top w:w="80" w:type="dxa"/>
              <w:left w:w="100" w:type="dxa"/>
              <w:bottom w:w="80" w:type="dxa"/>
              <w:right w:w="100" w:type="dxa"/>
            </w:tcMar>
            <w:vAlign w:val="center"/>
          </w:tcPr>
          <w:p w14:paraId="6684E0FE" w14:textId="77777777" w:rsidR="00EE6D91" w:rsidRDefault="00000000">
            <w:pPr>
              <w:jc w:val="center"/>
            </w:pPr>
            <w:r>
              <w:rPr>
                <w:rFonts w:ascii="Arial" w:eastAsia="Arial" w:hAnsi="Arial" w:cs="Arial"/>
                <w:b/>
                <w:bCs/>
                <w:sz w:val="20"/>
                <w:szCs w:val="20"/>
              </w:rPr>
              <w:t>Mitigation</w:t>
            </w:r>
          </w:p>
        </w:tc>
        <w:tc>
          <w:tcPr>
            <w:tcW w:w="0" w:type="auto"/>
            <w:shd w:val="clear" w:color="auto" w:fill="D9D9D9"/>
            <w:tcMar>
              <w:top w:w="80" w:type="dxa"/>
              <w:left w:w="100" w:type="dxa"/>
              <w:bottom w:w="80" w:type="dxa"/>
              <w:right w:w="100" w:type="dxa"/>
            </w:tcMar>
            <w:vAlign w:val="center"/>
          </w:tcPr>
          <w:p w14:paraId="12B84C37" w14:textId="77777777" w:rsidR="00EE6D91" w:rsidRDefault="00000000">
            <w:pPr>
              <w:jc w:val="center"/>
            </w:pPr>
            <w:r>
              <w:rPr>
                <w:rFonts w:ascii="Arial" w:eastAsia="Arial" w:hAnsi="Arial" w:cs="Arial"/>
                <w:b/>
                <w:bCs/>
                <w:sz w:val="20"/>
                <w:szCs w:val="20"/>
              </w:rPr>
              <w:t>Residual Risk</w:t>
            </w:r>
          </w:p>
        </w:tc>
      </w:tr>
      <w:tr w:rsidR="00EE6D91" w14:paraId="27044B35" w14:textId="77777777">
        <w:tc>
          <w:tcPr>
            <w:tcW w:w="0" w:type="auto"/>
            <w:tcMar>
              <w:top w:w="80" w:type="dxa"/>
              <w:left w:w="100" w:type="dxa"/>
              <w:bottom w:w="80" w:type="dxa"/>
              <w:right w:w="100" w:type="dxa"/>
            </w:tcMar>
            <w:vAlign w:val="center"/>
          </w:tcPr>
          <w:p w14:paraId="0394BB96" w14:textId="77777777" w:rsidR="00EE6D91" w:rsidRDefault="00000000">
            <w:r>
              <w:rPr>
                <w:rFonts w:ascii="Arial" w:eastAsia="Arial" w:hAnsi="Arial" w:cs="Arial"/>
                <w:sz w:val="20"/>
                <w:szCs w:val="20"/>
              </w:rPr>
              <w:t>Gemini API unavailable or rate-limited during demonstration</w:t>
            </w:r>
          </w:p>
        </w:tc>
        <w:tc>
          <w:tcPr>
            <w:tcW w:w="0" w:type="auto"/>
            <w:tcMar>
              <w:top w:w="80" w:type="dxa"/>
              <w:left w:w="100" w:type="dxa"/>
              <w:bottom w:w="80" w:type="dxa"/>
              <w:right w:w="100" w:type="dxa"/>
            </w:tcMar>
            <w:vAlign w:val="center"/>
          </w:tcPr>
          <w:p w14:paraId="7BED1BD7"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525209B4" w14:textId="77777777" w:rsidR="00EE6D91" w:rsidRDefault="00000000">
            <w:r>
              <w:rPr>
                <w:rFonts w:ascii="Arial" w:eastAsia="Arial" w:hAnsi="Arial" w:cs="Arial"/>
                <w:sz w:val="20"/>
                <w:szCs w:val="20"/>
              </w:rPr>
              <w:t>High</w:t>
            </w:r>
          </w:p>
        </w:tc>
        <w:tc>
          <w:tcPr>
            <w:tcW w:w="0" w:type="auto"/>
            <w:tcMar>
              <w:top w:w="80" w:type="dxa"/>
              <w:left w:w="100" w:type="dxa"/>
              <w:bottom w:w="80" w:type="dxa"/>
              <w:right w:w="100" w:type="dxa"/>
            </w:tcMar>
            <w:vAlign w:val="center"/>
          </w:tcPr>
          <w:p w14:paraId="304B2F4F" w14:textId="77777777" w:rsidR="00EE6D91" w:rsidRDefault="00000000">
            <w:r>
              <w:rPr>
                <w:rFonts w:ascii="Arial" w:eastAsia="Arial" w:hAnsi="Arial" w:cs="Arial"/>
                <w:sz w:val="20"/>
                <w:szCs w:val="20"/>
              </w:rPr>
              <w:t>High</w:t>
            </w:r>
          </w:p>
        </w:tc>
        <w:tc>
          <w:tcPr>
            <w:tcW w:w="0" w:type="auto"/>
            <w:tcMar>
              <w:top w:w="80" w:type="dxa"/>
              <w:left w:w="100" w:type="dxa"/>
              <w:bottom w:w="80" w:type="dxa"/>
              <w:right w:w="100" w:type="dxa"/>
            </w:tcMar>
            <w:vAlign w:val="center"/>
          </w:tcPr>
          <w:p w14:paraId="4F62B946" w14:textId="77777777" w:rsidR="00EE6D91" w:rsidRDefault="00000000">
            <w:r>
              <w:rPr>
                <w:rFonts w:ascii="Arial" w:eastAsia="Arial" w:hAnsi="Arial" w:cs="Arial"/>
                <w:sz w:val="20"/>
                <w:szCs w:val="20"/>
              </w:rPr>
              <w:t>Cache prior scenario results; implement graceful fallback error message</w:t>
            </w:r>
          </w:p>
        </w:tc>
        <w:tc>
          <w:tcPr>
            <w:tcW w:w="0" w:type="auto"/>
            <w:tcMar>
              <w:top w:w="80" w:type="dxa"/>
              <w:left w:w="100" w:type="dxa"/>
              <w:bottom w:w="80" w:type="dxa"/>
              <w:right w:w="100" w:type="dxa"/>
            </w:tcMar>
            <w:vAlign w:val="center"/>
          </w:tcPr>
          <w:p w14:paraId="196A8886" w14:textId="77777777" w:rsidR="00EE6D91" w:rsidRDefault="00000000">
            <w:r>
              <w:rPr>
                <w:rFonts w:ascii="Arial" w:eastAsia="Arial" w:hAnsi="Arial" w:cs="Arial"/>
                <w:sz w:val="20"/>
                <w:szCs w:val="20"/>
              </w:rPr>
              <w:t>Low</w:t>
            </w:r>
          </w:p>
        </w:tc>
      </w:tr>
      <w:tr w:rsidR="00EE6D91" w14:paraId="3A8100AB" w14:textId="77777777">
        <w:tc>
          <w:tcPr>
            <w:tcW w:w="0" w:type="auto"/>
            <w:tcMar>
              <w:top w:w="80" w:type="dxa"/>
              <w:left w:w="100" w:type="dxa"/>
              <w:bottom w:w="80" w:type="dxa"/>
              <w:right w:w="100" w:type="dxa"/>
            </w:tcMar>
            <w:vAlign w:val="center"/>
          </w:tcPr>
          <w:p w14:paraId="6AC5F184" w14:textId="77777777" w:rsidR="00EE6D91" w:rsidRDefault="00000000">
            <w:r>
              <w:rPr>
                <w:rFonts w:ascii="Arial" w:eastAsia="Arial" w:hAnsi="Arial" w:cs="Arial"/>
                <w:sz w:val="20"/>
                <w:szCs w:val="20"/>
              </w:rPr>
              <w:t>Generated disruption scenario is unrealistic or inconsistent with the graph</w:t>
            </w:r>
          </w:p>
        </w:tc>
        <w:tc>
          <w:tcPr>
            <w:tcW w:w="0" w:type="auto"/>
            <w:tcMar>
              <w:top w:w="80" w:type="dxa"/>
              <w:left w:w="100" w:type="dxa"/>
              <w:bottom w:w="80" w:type="dxa"/>
              <w:right w:w="100" w:type="dxa"/>
            </w:tcMar>
            <w:vAlign w:val="center"/>
          </w:tcPr>
          <w:p w14:paraId="46CF36CF"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167685BC"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5BF52B4D"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678B170A" w14:textId="77777777" w:rsidR="00EE6D91" w:rsidRDefault="00000000">
            <w:r>
              <w:rPr>
                <w:rFonts w:ascii="Arial" w:eastAsia="Arial" w:hAnsi="Arial" w:cs="Arial"/>
                <w:sz w:val="20"/>
                <w:szCs w:val="20"/>
              </w:rPr>
              <w:t>Constrain generation prompts to the actual network's node/edge names and validate output before use</w:t>
            </w:r>
          </w:p>
        </w:tc>
        <w:tc>
          <w:tcPr>
            <w:tcW w:w="0" w:type="auto"/>
            <w:tcMar>
              <w:top w:w="80" w:type="dxa"/>
              <w:left w:w="100" w:type="dxa"/>
              <w:bottom w:w="80" w:type="dxa"/>
              <w:right w:w="100" w:type="dxa"/>
            </w:tcMar>
            <w:vAlign w:val="center"/>
          </w:tcPr>
          <w:p w14:paraId="5DFFD451" w14:textId="77777777" w:rsidR="00EE6D91" w:rsidRDefault="00000000">
            <w:r>
              <w:rPr>
                <w:rFonts w:ascii="Arial" w:eastAsia="Arial" w:hAnsi="Arial" w:cs="Arial"/>
                <w:sz w:val="20"/>
                <w:szCs w:val="20"/>
              </w:rPr>
              <w:t>Low</w:t>
            </w:r>
          </w:p>
        </w:tc>
      </w:tr>
      <w:tr w:rsidR="00EE6D91" w14:paraId="17F00ADA" w14:textId="77777777">
        <w:tc>
          <w:tcPr>
            <w:tcW w:w="0" w:type="auto"/>
            <w:tcMar>
              <w:top w:w="80" w:type="dxa"/>
              <w:left w:w="100" w:type="dxa"/>
              <w:bottom w:w="80" w:type="dxa"/>
              <w:right w:w="100" w:type="dxa"/>
            </w:tcMar>
            <w:vAlign w:val="center"/>
          </w:tcPr>
          <w:p w14:paraId="0203606A" w14:textId="77777777" w:rsidR="00EE6D91" w:rsidRDefault="00000000">
            <w:r>
              <w:rPr>
                <w:rFonts w:ascii="Arial" w:eastAsia="Arial" w:hAnsi="Arial" w:cs="Arial"/>
                <w:sz w:val="20"/>
                <w:szCs w:val="20"/>
              </w:rPr>
              <w:t>Recommendation engine suggests an infeasible route (e.g., disconnected graph)</w:t>
            </w:r>
          </w:p>
        </w:tc>
        <w:tc>
          <w:tcPr>
            <w:tcW w:w="0" w:type="auto"/>
            <w:tcMar>
              <w:top w:w="80" w:type="dxa"/>
              <w:left w:w="100" w:type="dxa"/>
              <w:bottom w:w="80" w:type="dxa"/>
              <w:right w:w="100" w:type="dxa"/>
            </w:tcMar>
            <w:vAlign w:val="center"/>
          </w:tcPr>
          <w:p w14:paraId="56967023" w14:textId="77777777" w:rsidR="00EE6D91" w:rsidRDefault="00000000">
            <w:r>
              <w:rPr>
                <w:rFonts w:ascii="Arial" w:eastAsia="Arial" w:hAnsi="Arial" w:cs="Arial"/>
                <w:sz w:val="20"/>
                <w:szCs w:val="20"/>
              </w:rPr>
              <w:t>Low</w:t>
            </w:r>
          </w:p>
        </w:tc>
        <w:tc>
          <w:tcPr>
            <w:tcW w:w="0" w:type="auto"/>
            <w:tcMar>
              <w:top w:w="80" w:type="dxa"/>
              <w:left w:w="100" w:type="dxa"/>
              <w:bottom w:w="80" w:type="dxa"/>
              <w:right w:w="100" w:type="dxa"/>
            </w:tcMar>
            <w:vAlign w:val="center"/>
          </w:tcPr>
          <w:p w14:paraId="6458E04E" w14:textId="77777777" w:rsidR="00EE6D91" w:rsidRDefault="00000000">
            <w:r>
              <w:rPr>
                <w:rFonts w:ascii="Arial" w:eastAsia="Arial" w:hAnsi="Arial" w:cs="Arial"/>
                <w:sz w:val="20"/>
                <w:szCs w:val="20"/>
              </w:rPr>
              <w:t>High</w:t>
            </w:r>
          </w:p>
        </w:tc>
        <w:tc>
          <w:tcPr>
            <w:tcW w:w="0" w:type="auto"/>
            <w:tcMar>
              <w:top w:w="80" w:type="dxa"/>
              <w:left w:w="100" w:type="dxa"/>
              <w:bottom w:w="80" w:type="dxa"/>
              <w:right w:w="100" w:type="dxa"/>
            </w:tcMar>
            <w:vAlign w:val="center"/>
          </w:tcPr>
          <w:p w14:paraId="40A20F44"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24307201" w14:textId="77777777" w:rsidR="00EE6D91" w:rsidRDefault="00000000">
            <w:r>
              <w:rPr>
                <w:rFonts w:ascii="Arial" w:eastAsia="Arial" w:hAnsi="Arial" w:cs="Arial"/>
                <w:sz w:val="20"/>
                <w:szCs w:val="20"/>
              </w:rPr>
              <w:t>Check path existence before recommending; fall back to 'no feasible alternative' message</w:t>
            </w:r>
          </w:p>
        </w:tc>
        <w:tc>
          <w:tcPr>
            <w:tcW w:w="0" w:type="auto"/>
            <w:tcMar>
              <w:top w:w="80" w:type="dxa"/>
              <w:left w:w="100" w:type="dxa"/>
              <w:bottom w:w="80" w:type="dxa"/>
              <w:right w:w="100" w:type="dxa"/>
            </w:tcMar>
            <w:vAlign w:val="center"/>
          </w:tcPr>
          <w:p w14:paraId="71926315" w14:textId="77777777" w:rsidR="00EE6D91" w:rsidRDefault="00000000">
            <w:r>
              <w:rPr>
                <w:rFonts w:ascii="Arial" w:eastAsia="Arial" w:hAnsi="Arial" w:cs="Arial"/>
                <w:sz w:val="20"/>
                <w:szCs w:val="20"/>
              </w:rPr>
              <w:t>Low</w:t>
            </w:r>
          </w:p>
        </w:tc>
      </w:tr>
      <w:tr w:rsidR="00EE6D91" w14:paraId="77396B01" w14:textId="77777777">
        <w:tc>
          <w:tcPr>
            <w:tcW w:w="0" w:type="auto"/>
            <w:tcMar>
              <w:top w:w="80" w:type="dxa"/>
              <w:left w:w="100" w:type="dxa"/>
              <w:bottom w:w="80" w:type="dxa"/>
              <w:right w:w="100" w:type="dxa"/>
            </w:tcMar>
            <w:vAlign w:val="center"/>
          </w:tcPr>
          <w:p w14:paraId="6EDD0829" w14:textId="77777777" w:rsidR="00EE6D91" w:rsidRDefault="00000000">
            <w:r>
              <w:rPr>
                <w:rFonts w:ascii="Arial" w:eastAsia="Arial" w:hAnsi="Arial" w:cs="Arial"/>
                <w:sz w:val="20"/>
                <w:szCs w:val="20"/>
              </w:rPr>
              <w:t>Team member unavailability affecting a specific module</w:t>
            </w:r>
          </w:p>
        </w:tc>
        <w:tc>
          <w:tcPr>
            <w:tcW w:w="0" w:type="auto"/>
            <w:tcMar>
              <w:top w:w="80" w:type="dxa"/>
              <w:left w:w="100" w:type="dxa"/>
              <w:bottom w:w="80" w:type="dxa"/>
              <w:right w:w="100" w:type="dxa"/>
            </w:tcMar>
            <w:vAlign w:val="center"/>
          </w:tcPr>
          <w:p w14:paraId="308F0B3A" w14:textId="77777777" w:rsidR="00EE6D91" w:rsidRDefault="00000000">
            <w:r>
              <w:rPr>
                <w:rFonts w:ascii="Arial" w:eastAsia="Arial" w:hAnsi="Arial" w:cs="Arial"/>
                <w:sz w:val="20"/>
                <w:szCs w:val="20"/>
              </w:rPr>
              <w:t>Low</w:t>
            </w:r>
          </w:p>
        </w:tc>
        <w:tc>
          <w:tcPr>
            <w:tcW w:w="0" w:type="auto"/>
            <w:tcMar>
              <w:top w:w="80" w:type="dxa"/>
              <w:left w:w="100" w:type="dxa"/>
              <w:bottom w:w="80" w:type="dxa"/>
              <w:right w:w="100" w:type="dxa"/>
            </w:tcMar>
            <w:vAlign w:val="center"/>
          </w:tcPr>
          <w:p w14:paraId="7AAE6D22" w14:textId="77777777" w:rsidR="00EE6D91" w:rsidRDefault="00000000">
            <w:r>
              <w:rPr>
                <w:rFonts w:ascii="Arial" w:eastAsia="Arial" w:hAnsi="Arial" w:cs="Arial"/>
                <w:sz w:val="20"/>
                <w:szCs w:val="20"/>
              </w:rPr>
              <w:t>Medium</w:t>
            </w:r>
          </w:p>
        </w:tc>
        <w:tc>
          <w:tcPr>
            <w:tcW w:w="0" w:type="auto"/>
            <w:tcMar>
              <w:top w:w="80" w:type="dxa"/>
              <w:left w:w="100" w:type="dxa"/>
              <w:bottom w:w="80" w:type="dxa"/>
              <w:right w:w="100" w:type="dxa"/>
            </w:tcMar>
            <w:vAlign w:val="center"/>
          </w:tcPr>
          <w:p w14:paraId="109DB2FB" w14:textId="77777777" w:rsidR="00EE6D91" w:rsidRDefault="00000000">
            <w:r>
              <w:rPr>
                <w:rFonts w:ascii="Arial" w:eastAsia="Arial" w:hAnsi="Arial" w:cs="Arial"/>
                <w:sz w:val="20"/>
                <w:szCs w:val="20"/>
              </w:rPr>
              <w:t>Low</w:t>
            </w:r>
          </w:p>
        </w:tc>
        <w:tc>
          <w:tcPr>
            <w:tcW w:w="0" w:type="auto"/>
            <w:tcMar>
              <w:top w:w="80" w:type="dxa"/>
              <w:left w:w="100" w:type="dxa"/>
              <w:bottom w:w="80" w:type="dxa"/>
              <w:right w:w="100" w:type="dxa"/>
            </w:tcMar>
            <w:vAlign w:val="center"/>
          </w:tcPr>
          <w:p w14:paraId="0CE803F4" w14:textId="77777777" w:rsidR="00EE6D91" w:rsidRDefault="00000000">
            <w:r>
              <w:rPr>
                <w:rFonts w:ascii="Arial" w:eastAsia="Arial" w:hAnsi="Arial" w:cs="Arial"/>
                <w:sz w:val="20"/>
                <w:szCs w:val="20"/>
              </w:rPr>
              <w:t>Cross-training across modules; shared documentation of each module's design</w:t>
            </w:r>
          </w:p>
        </w:tc>
        <w:tc>
          <w:tcPr>
            <w:tcW w:w="0" w:type="auto"/>
            <w:tcMar>
              <w:top w:w="80" w:type="dxa"/>
              <w:left w:w="100" w:type="dxa"/>
              <w:bottom w:w="80" w:type="dxa"/>
              <w:right w:w="100" w:type="dxa"/>
            </w:tcMar>
            <w:vAlign w:val="center"/>
          </w:tcPr>
          <w:p w14:paraId="3BEC6708" w14:textId="77777777" w:rsidR="00EE6D91" w:rsidRDefault="00000000">
            <w:r>
              <w:rPr>
                <w:rFonts w:ascii="Arial" w:eastAsia="Arial" w:hAnsi="Arial" w:cs="Arial"/>
                <w:sz w:val="20"/>
                <w:szCs w:val="20"/>
              </w:rPr>
              <w:t>Low</w:t>
            </w:r>
          </w:p>
        </w:tc>
      </w:tr>
    </w:tbl>
    <w:p w14:paraId="70CB020B" w14:textId="77777777" w:rsidR="00EE6D91" w:rsidRDefault="00000000">
      <w:r>
        <w:br w:type="page"/>
      </w:r>
    </w:p>
    <w:p w14:paraId="371A436D" w14:textId="77777777" w:rsidR="00EE6D91" w:rsidRPr="007B70F0" w:rsidRDefault="00000000">
      <w:pPr>
        <w:spacing w:before="200" w:after="40"/>
        <w:jc w:val="center"/>
        <w:rPr>
          <w:sz w:val="36"/>
          <w:szCs w:val="36"/>
          <w:rPrChange w:id="202" w:author="Praveen kumar C" w:date="2026-09-02T16:10:00Z" w16du:dateUtc="2026-09-02T10:40:00Z">
            <w:rPr/>
          </w:rPrChange>
        </w:rPr>
      </w:pPr>
      <w:r w:rsidRPr="007B70F0">
        <w:rPr>
          <w:b/>
          <w:bCs/>
          <w:sz w:val="36"/>
          <w:szCs w:val="36"/>
          <w:rPrChange w:id="203" w:author="Praveen kumar C" w:date="2026-09-02T16:10:00Z" w16du:dateUtc="2026-09-02T10:40:00Z">
            <w:rPr>
              <w:b/>
              <w:bCs/>
            </w:rPr>
          </w:rPrChange>
        </w:rPr>
        <w:lastRenderedPageBreak/>
        <w:t>CHAPTER 4</w:t>
      </w:r>
    </w:p>
    <w:p w14:paraId="059987F0" w14:textId="77777777" w:rsidR="00EE6D91" w:rsidRPr="007B70F0" w:rsidRDefault="00000000">
      <w:pPr>
        <w:spacing w:after="260"/>
        <w:jc w:val="center"/>
        <w:rPr>
          <w:sz w:val="36"/>
          <w:szCs w:val="36"/>
          <w:rPrChange w:id="204" w:author="Praveen kumar C" w:date="2026-09-02T16:10:00Z" w16du:dateUtc="2026-09-02T10:40:00Z">
            <w:rPr/>
          </w:rPrChange>
        </w:rPr>
      </w:pPr>
      <w:r w:rsidRPr="007B70F0">
        <w:rPr>
          <w:b/>
          <w:bCs/>
          <w:sz w:val="36"/>
          <w:szCs w:val="36"/>
          <w:rPrChange w:id="205" w:author="Praveen kumar C" w:date="2026-09-02T16:10:00Z" w16du:dateUtc="2026-09-02T10:40:00Z">
            <w:rPr>
              <w:b/>
              <w:bCs/>
            </w:rPr>
          </w:rPrChange>
        </w:rPr>
        <w:t>IMPLEMENTATION, TESTING &amp; RESULTS, PROJECT MANAGEMENT</w:t>
      </w:r>
    </w:p>
    <w:p w14:paraId="6E00C5C5" w14:textId="77777777" w:rsidR="00EE6D91" w:rsidRPr="007B70F0" w:rsidRDefault="00000000">
      <w:pPr>
        <w:spacing w:before="240" w:after="120"/>
        <w:rPr>
          <w:sz w:val="32"/>
          <w:szCs w:val="32"/>
          <w:rPrChange w:id="206" w:author="Praveen kumar C" w:date="2026-09-02T16:10:00Z" w16du:dateUtc="2026-09-02T10:40:00Z">
            <w:rPr/>
          </w:rPrChange>
        </w:rPr>
      </w:pPr>
      <w:r w:rsidRPr="007B70F0">
        <w:rPr>
          <w:b/>
          <w:bCs/>
          <w:sz w:val="32"/>
          <w:szCs w:val="32"/>
          <w:rPrChange w:id="207" w:author="Praveen kumar C" w:date="2026-09-02T16:10:00Z" w16du:dateUtc="2026-09-02T10:40:00Z">
            <w:rPr>
              <w:b/>
              <w:bCs/>
            </w:rPr>
          </w:rPrChange>
        </w:rPr>
        <w:t>4.1 Development Approach &amp; Resources</w:t>
      </w:r>
    </w:p>
    <w:p w14:paraId="2EB010A0" w14:textId="77777777" w:rsidR="00EE6D91" w:rsidRDefault="00000000">
      <w:pPr>
        <w:spacing w:after="160" w:line="300" w:lineRule="auto"/>
        <w:jc w:val="both"/>
        <w:pPrChange w:id="208" w:author="Praveen kumar C" w:date="2026-09-02T16:11:00Z" w16du:dateUtc="2026-09-02T10:41:00Z">
          <w:pPr>
            <w:spacing w:after="160" w:line="300" w:lineRule="auto"/>
          </w:pPr>
        </w:pPrChange>
      </w:pPr>
      <w:r>
        <w:t>The project was developed iteratively, module by module, following the three-module breakdown defined in Chapter 3: the Digital Twin module was implemented and validated first, followed by the Generative AI disruption simulation module, and finally the resilience planning and dashboard module, with integration testing performed after each stage. Development used only free and open-source software components together with a Gemini API key issued for the course, requiring no specialised hardware beyond a standard development laptop.</w:t>
      </w:r>
    </w:p>
    <w:p w14:paraId="337A9FEB" w14:textId="77777777" w:rsidR="00EE6D91" w:rsidRPr="007B70F0" w:rsidRDefault="00000000">
      <w:pPr>
        <w:spacing w:before="240" w:after="120"/>
        <w:rPr>
          <w:sz w:val="32"/>
          <w:szCs w:val="32"/>
          <w:rPrChange w:id="209" w:author="Praveen kumar C" w:date="2026-09-02T16:11:00Z" w16du:dateUtc="2026-09-02T10:41:00Z">
            <w:rPr/>
          </w:rPrChange>
        </w:rPr>
      </w:pPr>
      <w:r w:rsidRPr="007B70F0">
        <w:rPr>
          <w:b/>
          <w:bCs/>
          <w:sz w:val="32"/>
          <w:szCs w:val="32"/>
          <w:rPrChange w:id="210" w:author="Praveen kumar C" w:date="2026-09-02T16:11:00Z" w16du:dateUtc="2026-09-02T10:41:00Z">
            <w:rPr>
              <w:b/>
              <w:bCs/>
            </w:rPr>
          </w:rPrChange>
        </w:rPr>
        <w:t>4.2 Software Implementation and Modern Tools Used</w:t>
      </w:r>
    </w:p>
    <w:p w14:paraId="0255D364" w14:textId="77777777" w:rsidR="00EE6D91" w:rsidRPr="007B70F0" w:rsidRDefault="00000000">
      <w:pPr>
        <w:spacing w:after="160" w:line="300" w:lineRule="auto"/>
        <w:rPr>
          <w:sz w:val="32"/>
          <w:szCs w:val="32"/>
          <w:rPrChange w:id="211" w:author="Praveen kumar C" w:date="2026-09-02T16:11:00Z" w16du:dateUtc="2026-09-02T10:41:00Z">
            <w:rPr/>
          </w:rPrChange>
        </w:rPr>
      </w:pPr>
      <w:r w:rsidRPr="007B70F0">
        <w:rPr>
          <w:b/>
          <w:bCs/>
          <w:sz w:val="32"/>
          <w:szCs w:val="32"/>
          <w:rPrChange w:id="212" w:author="Praveen kumar C" w:date="2026-09-02T16:11:00Z" w16du:dateUtc="2026-09-02T10:41:00Z">
            <w:rPr>
              <w:b/>
              <w:bCs/>
            </w:rPr>
          </w:rPrChange>
        </w:rPr>
        <w:t>Algorithms / Techniques Used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595"/>
        <w:gridCol w:w="5431"/>
      </w:tblGrid>
      <w:tr w:rsidR="00EE6D91" w14:paraId="3BDF356E" w14:textId="77777777">
        <w:trPr>
          <w:tblHeader/>
        </w:trPr>
        <w:tc>
          <w:tcPr>
            <w:tcW w:w="0" w:type="auto"/>
            <w:shd w:val="clear" w:color="auto" w:fill="D9D9D9"/>
            <w:tcMar>
              <w:top w:w="80" w:type="dxa"/>
              <w:left w:w="100" w:type="dxa"/>
              <w:bottom w:w="80" w:type="dxa"/>
              <w:right w:w="100" w:type="dxa"/>
            </w:tcMar>
            <w:vAlign w:val="center"/>
          </w:tcPr>
          <w:p w14:paraId="319B4EB6" w14:textId="77777777" w:rsidR="00EE6D91" w:rsidRDefault="00000000">
            <w:pPr>
              <w:jc w:val="center"/>
            </w:pPr>
            <w:r>
              <w:rPr>
                <w:rFonts w:ascii="Arial" w:eastAsia="Arial" w:hAnsi="Arial" w:cs="Arial"/>
                <w:b/>
                <w:bCs/>
                <w:sz w:val="20"/>
                <w:szCs w:val="20"/>
              </w:rPr>
              <w:t>Algorithm / Technique</w:t>
            </w:r>
          </w:p>
        </w:tc>
        <w:tc>
          <w:tcPr>
            <w:tcW w:w="0" w:type="auto"/>
            <w:shd w:val="clear" w:color="auto" w:fill="D9D9D9"/>
            <w:tcMar>
              <w:top w:w="80" w:type="dxa"/>
              <w:left w:w="100" w:type="dxa"/>
              <w:bottom w:w="80" w:type="dxa"/>
              <w:right w:w="100" w:type="dxa"/>
            </w:tcMar>
            <w:vAlign w:val="center"/>
          </w:tcPr>
          <w:p w14:paraId="2E277C7B" w14:textId="77777777" w:rsidR="00EE6D91" w:rsidRDefault="00000000">
            <w:pPr>
              <w:jc w:val="center"/>
            </w:pPr>
            <w:r>
              <w:rPr>
                <w:rFonts w:ascii="Arial" w:eastAsia="Arial" w:hAnsi="Arial" w:cs="Arial"/>
                <w:b/>
                <w:bCs/>
                <w:sz w:val="20"/>
                <w:szCs w:val="20"/>
              </w:rPr>
              <w:t>Purpose</w:t>
            </w:r>
          </w:p>
        </w:tc>
      </w:tr>
      <w:tr w:rsidR="00EE6D91" w14:paraId="154E8E39" w14:textId="77777777">
        <w:tc>
          <w:tcPr>
            <w:tcW w:w="0" w:type="auto"/>
            <w:tcMar>
              <w:top w:w="80" w:type="dxa"/>
              <w:left w:w="100" w:type="dxa"/>
              <w:bottom w:w="80" w:type="dxa"/>
              <w:right w:w="100" w:type="dxa"/>
            </w:tcMar>
            <w:vAlign w:val="center"/>
          </w:tcPr>
          <w:p w14:paraId="7D118005" w14:textId="77777777" w:rsidR="00EE6D91" w:rsidRDefault="00000000">
            <w:r>
              <w:rPr>
                <w:rFonts w:ascii="Arial" w:eastAsia="Arial" w:hAnsi="Arial" w:cs="Arial"/>
                <w:sz w:val="20"/>
                <w:szCs w:val="20"/>
              </w:rPr>
              <w:t>Digital Twin Modelling</w:t>
            </w:r>
          </w:p>
        </w:tc>
        <w:tc>
          <w:tcPr>
            <w:tcW w:w="0" w:type="auto"/>
            <w:tcMar>
              <w:top w:w="80" w:type="dxa"/>
              <w:left w:w="100" w:type="dxa"/>
              <w:bottom w:w="80" w:type="dxa"/>
              <w:right w:w="100" w:type="dxa"/>
            </w:tcMar>
            <w:vAlign w:val="center"/>
          </w:tcPr>
          <w:p w14:paraId="23692F76" w14:textId="77777777" w:rsidR="00EE6D91" w:rsidRDefault="00000000">
            <w:r>
              <w:rPr>
                <w:rFonts w:ascii="Arial" w:eastAsia="Arial" w:hAnsi="Arial" w:cs="Arial"/>
                <w:sz w:val="20"/>
                <w:szCs w:val="20"/>
              </w:rPr>
              <w:t>Creates a virtual representation of the supply chain.</w:t>
            </w:r>
          </w:p>
        </w:tc>
      </w:tr>
      <w:tr w:rsidR="00EE6D91" w14:paraId="2AE249A4" w14:textId="77777777">
        <w:tc>
          <w:tcPr>
            <w:tcW w:w="0" w:type="auto"/>
            <w:tcMar>
              <w:top w:w="80" w:type="dxa"/>
              <w:left w:w="100" w:type="dxa"/>
              <w:bottom w:w="80" w:type="dxa"/>
              <w:right w:w="100" w:type="dxa"/>
            </w:tcMar>
            <w:vAlign w:val="center"/>
          </w:tcPr>
          <w:p w14:paraId="01B2D7B5" w14:textId="77777777" w:rsidR="00EE6D91" w:rsidRDefault="00000000">
            <w:r>
              <w:rPr>
                <w:rFonts w:ascii="Arial" w:eastAsia="Arial" w:hAnsi="Arial" w:cs="Arial"/>
                <w:sz w:val="20"/>
                <w:szCs w:val="20"/>
              </w:rPr>
              <w:t>Large Language Model (Gemini API)</w:t>
            </w:r>
          </w:p>
        </w:tc>
        <w:tc>
          <w:tcPr>
            <w:tcW w:w="0" w:type="auto"/>
            <w:tcMar>
              <w:top w:w="80" w:type="dxa"/>
              <w:left w:w="100" w:type="dxa"/>
              <w:bottom w:w="80" w:type="dxa"/>
              <w:right w:w="100" w:type="dxa"/>
            </w:tcMar>
            <w:vAlign w:val="center"/>
          </w:tcPr>
          <w:p w14:paraId="4509FAAB" w14:textId="77777777" w:rsidR="00EE6D91" w:rsidRDefault="00000000">
            <w:r>
              <w:rPr>
                <w:rFonts w:ascii="Arial" w:eastAsia="Arial" w:hAnsi="Arial" w:cs="Arial"/>
                <w:sz w:val="20"/>
                <w:szCs w:val="20"/>
              </w:rPr>
              <w:t>Generates realistic supply chain disruption scenarios.</w:t>
            </w:r>
          </w:p>
        </w:tc>
      </w:tr>
      <w:tr w:rsidR="00EE6D91" w14:paraId="73E62D8D" w14:textId="77777777">
        <w:tc>
          <w:tcPr>
            <w:tcW w:w="0" w:type="auto"/>
            <w:tcMar>
              <w:top w:w="80" w:type="dxa"/>
              <w:left w:w="100" w:type="dxa"/>
              <w:bottom w:w="80" w:type="dxa"/>
              <w:right w:w="100" w:type="dxa"/>
            </w:tcMar>
            <w:vAlign w:val="center"/>
          </w:tcPr>
          <w:p w14:paraId="462FE90D" w14:textId="77777777" w:rsidR="00EE6D91" w:rsidRDefault="00000000">
            <w:r>
              <w:rPr>
                <w:rFonts w:ascii="Arial" w:eastAsia="Arial" w:hAnsi="Arial" w:cs="Arial"/>
                <w:sz w:val="20"/>
                <w:szCs w:val="20"/>
              </w:rPr>
              <w:t>Risk Assessment</w:t>
            </w:r>
          </w:p>
        </w:tc>
        <w:tc>
          <w:tcPr>
            <w:tcW w:w="0" w:type="auto"/>
            <w:tcMar>
              <w:top w:w="80" w:type="dxa"/>
              <w:left w:w="100" w:type="dxa"/>
              <w:bottom w:w="80" w:type="dxa"/>
              <w:right w:w="100" w:type="dxa"/>
            </w:tcMar>
            <w:vAlign w:val="center"/>
          </w:tcPr>
          <w:p w14:paraId="370C74B6" w14:textId="77777777" w:rsidR="00EE6D91" w:rsidRDefault="00000000">
            <w:r>
              <w:rPr>
                <w:rFonts w:ascii="Arial" w:eastAsia="Arial" w:hAnsi="Arial" w:cs="Arial"/>
                <w:sz w:val="20"/>
                <w:szCs w:val="20"/>
              </w:rPr>
              <w:t>Evaluates the impact and severity of disruptions.</w:t>
            </w:r>
          </w:p>
        </w:tc>
      </w:tr>
      <w:tr w:rsidR="00EE6D91" w14:paraId="23942AA2" w14:textId="77777777">
        <w:tc>
          <w:tcPr>
            <w:tcW w:w="0" w:type="auto"/>
            <w:tcMar>
              <w:top w:w="80" w:type="dxa"/>
              <w:left w:w="100" w:type="dxa"/>
              <w:bottom w:w="80" w:type="dxa"/>
              <w:right w:w="100" w:type="dxa"/>
            </w:tcMar>
            <w:vAlign w:val="center"/>
          </w:tcPr>
          <w:p w14:paraId="606E6658" w14:textId="77777777" w:rsidR="00EE6D91" w:rsidRDefault="00000000">
            <w:r>
              <w:rPr>
                <w:rFonts w:ascii="Arial" w:eastAsia="Arial" w:hAnsi="Arial" w:cs="Arial"/>
                <w:sz w:val="20"/>
                <w:szCs w:val="20"/>
              </w:rPr>
              <w:t>Dijkstra's Algorithm</w:t>
            </w:r>
          </w:p>
        </w:tc>
        <w:tc>
          <w:tcPr>
            <w:tcW w:w="0" w:type="auto"/>
            <w:tcMar>
              <w:top w:w="80" w:type="dxa"/>
              <w:left w:w="100" w:type="dxa"/>
              <w:bottom w:w="80" w:type="dxa"/>
              <w:right w:w="100" w:type="dxa"/>
            </w:tcMar>
            <w:vAlign w:val="center"/>
          </w:tcPr>
          <w:p w14:paraId="06591C02" w14:textId="77777777" w:rsidR="00EE6D91" w:rsidRDefault="00000000">
            <w:r>
              <w:rPr>
                <w:rFonts w:ascii="Arial" w:eastAsia="Arial" w:hAnsi="Arial" w:cs="Arial"/>
                <w:sz w:val="20"/>
                <w:szCs w:val="20"/>
              </w:rPr>
              <w:t>Finds the best alternative transportation routes.</w:t>
            </w:r>
          </w:p>
        </w:tc>
      </w:tr>
      <w:tr w:rsidR="00EE6D91" w14:paraId="6434245B" w14:textId="77777777">
        <w:tc>
          <w:tcPr>
            <w:tcW w:w="0" w:type="auto"/>
            <w:tcMar>
              <w:top w:w="80" w:type="dxa"/>
              <w:left w:w="100" w:type="dxa"/>
              <w:bottom w:w="80" w:type="dxa"/>
              <w:right w:w="100" w:type="dxa"/>
            </w:tcMar>
            <w:vAlign w:val="center"/>
          </w:tcPr>
          <w:p w14:paraId="06343B48" w14:textId="77777777" w:rsidR="00EE6D91" w:rsidRDefault="00000000">
            <w:r>
              <w:rPr>
                <w:rFonts w:ascii="Arial" w:eastAsia="Arial" w:hAnsi="Arial" w:cs="Arial"/>
                <w:sz w:val="20"/>
                <w:szCs w:val="20"/>
              </w:rPr>
              <w:t>Optimisation Technique</w:t>
            </w:r>
          </w:p>
        </w:tc>
        <w:tc>
          <w:tcPr>
            <w:tcW w:w="0" w:type="auto"/>
            <w:tcMar>
              <w:top w:w="80" w:type="dxa"/>
              <w:left w:w="100" w:type="dxa"/>
              <w:bottom w:w="80" w:type="dxa"/>
              <w:right w:w="100" w:type="dxa"/>
            </w:tcMar>
            <w:vAlign w:val="center"/>
          </w:tcPr>
          <w:p w14:paraId="1CD2F600" w14:textId="77777777" w:rsidR="00EE6D91" w:rsidRDefault="00000000">
            <w:r>
              <w:rPr>
                <w:rFonts w:ascii="Arial" w:eastAsia="Arial" w:hAnsi="Arial" w:cs="Arial"/>
                <w:sz w:val="20"/>
                <w:szCs w:val="20"/>
              </w:rPr>
              <w:t>Recommends optimal recovery and resilience strategies.</w:t>
            </w:r>
          </w:p>
        </w:tc>
      </w:tr>
    </w:tbl>
    <w:p w14:paraId="3F63A667" w14:textId="77777777" w:rsidR="00EE6D91" w:rsidRPr="007B70F0" w:rsidRDefault="00EE6D91">
      <w:pPr>
        <w:spacing w:after="120"/>
        <w:rPr>
          <w:sz w:val="32"/>
          <w:szCs w:val="32"/>
          <w:rPrChange w:id="213" w:author="Praveen kumar C" w:date="2026-09-02T16:11:00Z" w16du:dateUtc="2026-09-02T10:41:00Z">
            <w:rPr/>
          </w:rPrChange>
        </w:rPr>
      </w:pPr>
    </w:p>
    <w:p w14:paraId="6CF3941C" w14:textId="77777777" w:rsidR="00EE6D91" w:rsidRPr="007B70F0" w:rsidRDefault="00000000">
      <w:pPr>
        <w:spacing w:after="160" w:line="300" w:lineRule="auto"/>
        <w:rPr>
          <w:sz w:val="32"/>
          <w:szCs w:val="32"/>
          <w:rPrChange w:id="214" w:author="Praveen kumar C" w:date="2026-09-02T16:11:00Z" w16du:dateUtc="2026-09-02T10:41:00Z">
            <w:rPr/>
          </w:rPrChange>
        </w:rPr>
      </w:pPr>
      <w:r w:rsidRPr="007B70F0">
        <w:rPr>
          <w:b/>
          <w:bCs/>
          <w:sz w:val="32"/>
          <w:szCs w:val="32"/>
          <w:rPrChange w:id="215" w:author="Praveen kumar C" w:date="2026-09-02T16:11:00Z" w16du:dateUtc="2026-09-02T10:41:00Z">
            <w:rPr>
              <w:b/>
              <w:bCs/>
            </w:rPr>
          </w:rPrChange>
        </w:rPr>
        <w:t>Tools &amp; Technologies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90"/>
        <w:gridCol w:w="4071"/>
        <w:gridCol w:w="3365"/>
      </w:tblGrid>
      <w:tr w:rsidR="00EE6D91" w14:paraId="37EB0415" w14:textId="77777777">
        <w:trPr>
          <w:tblHeader/>
        </w:trPr>
        <w:tc>
          <w:tcPr>
            <w:tcW w:w="0" w:type="auto"/>
            <w:shd w:val="clear" w:color="auto" w:fill="D9D9D9"/>
            <w:tcMar>
              <w:top w:w="80" w:type="dxa"/>
              <w:left w:w="100" w:type="dxa"/>
              <w:bottom w:w="80" w:type="dxa"/>
              <w:right w:w="100" w:type="dxa"/>
            </w:tcMar>
            <w:vAlign w:val="center"/>
          </w:tcPr>
          <w:p w14:paraId="5785D614" w14:textId="77777777" w:rsidR="00EE6D91" w:rsidRDefault="00000000">
            <w:pPr>
              <w:jc w:val="center"/>
            </w:pPr>
            <w:r>
              <w:rPr>
                <w:rFonts w:ascii="Arial" w:eastAsia="Arial" w:hAnsi="Arial" w:cs="Arial"/>
                <w:b/>
                <w:bCs/>
                <w:sz w:val="20"/>
                <w:szCs w:val="20"/>
              </w:rPr>
              <w:t>Tool / Software</w:t>
            </w:r>
          </w:p>
        </w:tc>
        <w:tc>
          <w:tcPr>
            <w:tcW w:w="0" w:type="auto"/>
            <w:shd w:val="clear" w:color="auto" w:fill="D9D9D9"/>
            <w:tcMar>
              <w:top w:w="80" w:type="dxa"/>
              <w:left w:w="100" w:type="dxa"/>
              <w:bottom w:w="80" w:type="dxa"/>
              <w:right w:w="100" w:type="dxa"/>
            </w:tcMar>
            <w:vAlign w:val="center"/>
          </w:tcPr>
          <w:p w14:paraId="4472AA49" w14:textId="77777777" w:rsidR="00EE6D91" w:rsidRDefault="00000000">
            <w:pPr>
              <w:jc w:val="center"/>
            </w:pPr>
            <w:r>
              <w:rPr>
                <w:rFonts w:ascii="Arial" w:eastAsia="Arial" w:hAnsi="Arial" w:cs="Arial"/>
                <w:b/>
                <w:bCs/>
                <w:sz w:val="20"/>
                <w:szCs w:val="20"/>
              </w:rPr>
              <w:t>Purpose</w:t>
            </w:r>
          </w:p>
        </w:tc>
        <w:tc>
          <w:tcPr>
            <w:tcW w:w="0" w:type="auto"/>
            <w:shd w:val="clear" w:color="auto" w:fill="D9D9D9"/>
            <w:tcMar>
              <w:top w:w="80" w:type="dxa"/>
              <w:left w:w="100" w:type="dxa"/>
              <w:bottom w:w="80" w:type="dxa"/>
              <w:right w:w="100" w:type="dxa"/>
            </w:tcMar>
            <w:vAlign w:val="center"/>
          </w:tcPr>
          <w:p w14:paraId="7DFB975F" w14:textId="77777777" w:rsidR="00EE6D91" w:rsidRDefault="00000000">
            <w:pPr>
              <w:jc w:val="center"/>
            </w:pPr>
            <w:r>
              <w:rPr>
                <w:rFonts w:ascii="Arial" w:eastAsia="Arial" w:hAnsi="Arial" w:cs="Arial"/>
                <w:b/>
                <w:bCs/>
                <w:sz w:val="20"/>
                <w:szCs w:val="20"/>
              </w:rPr>
              <w:t>Stage Used</w:t>
            </w:r>
          </w:p>
        </w:tc>
      </w:tr>
      <w:tr w:rsidR="00EE6D91" w14:paraId="12DD31A1" w14:textId="77777777">
        <w:tc>
          <w:tcPr>
            <w:tcW w:w="0" w:type="auto"/>
            <w:tcMar>
              <w:top w:w="80" w:type="dxa"/>
              <w:left w:w="100" w:type="dxa"/>
              <w:bottom w:w="80" w:type="dxa"/>
              <w:right w:w="100" w:type="dxa"/>
            </w:tcMar>
            <w:vAlign w:val="center"/>
          </w:tcPr>
          <w:p w14:paraId="4E087B1C" w14:textId="77777777" w:rsidR="00EE6D91" w:rsidRDefault="00000000">
            <w:r>
              <w:rPr>
                <w:rFonts w:ascii="Arial" w:eastAsia="Arial" w:hAnsi="Arial" w:cs="Arial"/>
                <w:sz w:val="20"/>
                <w:szCs w:val="20"/>
              </w:rPr>
              <w:t>Python</w:t>
            </w:r>
          </w:p>
        </w:tc>
        <w:tc>
          <w:tcPr>
            <w:tcW w:w="0" w:type="auto"/>
            <w:tcMar>
              <w:top w:w="80" w:type="dxa"/>
              <w:left w:w="100" w:type="dxa"/>
              <w:bottom w:w="80" w:type="dxa"/>
              <w:right w:w="100" w:type="dxa"/>
            </w:tcMar>
            <w:vAlign w:val="center"/>
          </w:tcPr>
          <w:p w14:paraId="3667C713" w14:textId="77777777" w:rsidR="00EE6D91" w:rsidRDefault="00000000">
            <w:r>
              <w:rPr>
                <w:rFonts w:ascii="Arial" w:eastAsia="Arial" w:hAnsi="Arial" w:cs="Arial"/>
                <w:sz w:val="20"/>
                <w:szCs w:val="20"/>
              </w:rPr>
              <w:t>Backend development and implementation</w:t>
            </w:r>
          </w:p>
        </w:tc>
        <w:tc>
          <w:tcPr>
            <w:tcW w:w="0" w:type="auto"/>
            <w:tcMar>
              <w:top w:w="80" w:type="dxa"/>
              <w:left w:w="100" w:type="dxa"/>
              <w:bottom w:w="80" w:type="dxa"/>
              <w:right w:w="100" w:type="dxa"/>
            </w:tcMar>
            <w:vAlign w:val="center"/>
          </w:tcPr>
          <w:p w14:paraId="464CFEF1" w14:textId="77777777" w:rsidR="00EE6D91" w:rsidRDefault="00000000">
            <w:r>
              <w:rPr>
                <w:rFonts w:ascii="Arial" w:eastAsia="Arial" w:hAnsi="Arial" w:cs="Arial"/>
                <w:sz w:val="20"/>
                <w:szCs w:val="20"/>
              </w:rPr>
              <w:t>All modules</w:t>
            </w:r>
          </w:p>
        </w:tc>
      </w:tr>
      <w:tr w:rsidR="00EE6D91" w14:paraId="38829468" w14:textId="77777777">
        <w:tc>
          <w:tcPr>
            <w:tcW w:w="0" w:type="auto"/>
            <w:tcMar>
              <w:top w:w="80" w:type="dxa"/>
              <w:left w:w="100" w:type="dxa"/>
              <w:bottom w:w="80" w:type="dxa"/>
              <w:right w:w="100" w:type="dxa"/>
            </w:tcMar>
            <w:vAlign w:val="center"/>
          </w:tcPr>
          <w:p w14:paraId="4AC5AB4E" w14:textId="77777777" w:rsidR="00EE6D91" w:rsidRDefault="00000000">
            <w:proofErr w:type="spellStart"/>
            <w:r>
              <w:rPr>
                <w:rFonts w:ascii="Arial" w:eastAsia="Arial" w:hAnsi="Arial" w:cs="Arial"/>
                <w:sz w:val="20"/>
                <w:szCs w:val="20"/>
              </w:rPr>
              <w:t>Streamlit</w:t>
            </w:r>
            <w:proofErr w:type="spellEnd"/>
          </w:p>
        </w:tc>
        <w:tc>
          <w:tcPr>
            <w:tcW w:w="0" w:type="auto"/>
            <w:tcMar>
              <w:top w:w="80" w:type="dxa"/>
              <w:left w:w="100" w:type="dxa"/>
              <w:bottom w:w="80" w:type="dxa"/>
              <w:right w:w="100" w:type="dxa"/>
            </w:tcMar>
            <w:vAlign w:val="center"/>
          </w:tcPr>
          <w:p w14:paraId="1C49A38F" w14:textId="77777777" w:rsidR="00EE6D91" w:rsidRDefault="00000000">
            <w:r>
              <w:rPr>
                <w:rFonts w:ascii="Arial" w:eastAsia="Arial" w:hAnsi="Arial" w:cs="Arial"/>
                <w:sz w:val="20"/>
                <w:szCs w:val="20"/>
              </w:rPr>
              <w:t>Interactive web application / dashboard development</w:t>
            </w:r>
          </w:p>
        </w:tc>
        <w:tc>
          <w:tcPr>
            <w:tcW w:w="0" w:type="auto"/>
            <w:tcMar>
              <w:top w:w="80" w:type="dxa"/>
              <w:left w:w="100" w:type="dxa"/>
              <w:bottom w:w="80" w:type="dxa"/>
              <w:right w:w="100" w:type="dxa"/>
            </w:tcMar>
            <w:vAlign w:val="center"/>
          </w:tcPr>
          <w:p w14:paraId="50145EB8" w14:textId="77777777" w:rsidR="00EE6D91" w:rsidRDefault="00000000">
            <w:r>
              <w:rPr>
                <w:rFonts w:ascii="Arial" w:eastAsia="Arial" w:hAnsi="Arial" w:cs="Arial"/>
                <w:sz w:val="20"/>
                <w:szCs w:val="20"/>
              </w:rPr>
              <w:t>Module 3 / presentation layer</w:t>
            </w:r>
          </w:p>
        </w:tc>
      </w:tr>
      <w:tr w:rsidR="00EE6D91" w14:paraId="79C5D20D" w14:textId="77777777">
        <w:tc>
          <w:tcPr>
            <w:tcW w:w="0" w:type="auto"/>
            <w:tcMar>
              <w:top w:w="80" w:type="dxa"/>
              <w:left w:w="100" w:type="dxa"/>
              <w:bottom w:w="80" w:type="dxa"/>
              <w:right w:w="100" w:type="dxa"/>
            </w:tcMar>
            <w:vAlign w:val="center"/>
          </w:tcPr>
          <w:p w14:paraId="04843247" w14:textId="77777777" w:rsidR="00EE6D91" w:rsidRDefault="00000000">
            <w:r>
              <w:rPr>
                <w:rFonts w:ascii="Arial" w:eastAsia="Arial" w:hAnsi="Arial" w:cs="Arial"/>
                <w:sz w:val="20"/>
                <w:szCs w:val="20"/>
              </w:rPr>
              <w:t>SQLite</w:t>
            </w:r>
          </w:p>
        </w:tc>
        <w:tc>
          <w:tcPr>
            <w:tcW w:w="0" w:type="auto"/>
            <w:tcMar>
              <w:top w:w="80" w:type="dxa"/>
              <w:left w:w="100" w:type="dxa"/>
              <w:bottom w:w="80" w:type="dxa"/>
              <w:right w:w="100" w:type="dxa"/>
            </w:tcMar>
            <w:vAlign w:val="center"/>
          </w:tcPr>
          <w:p w14:paraId="5E896EC3" w14:textId="77777777" w:rsidR="00EE6D91" w:rsidRDefault="00000000">
            <w:r>
              <w:rPr>
                <w:rFonts w:ascii="Arial" w:eastAsia="Arial" w:hAnsi="Arial" w:cs="Arial"/>
                <w:sz w:val="20"/>
                <w:szCs w:val="20"/>
              </w:rPr>
              <w:t>Lightweight database for storing scenarios and results</w:t>
            </w:r>
          </w:p>
        </w:tc>
        <w:tc>
          <w:tcPr>
            <w:tcW w:w="0" w:type="auto"/>
            <w:tcMar>
              <w:top w:w="80" w:type="dxa"/>
              <w:left w:w="100" w:type="dxa"/>
              <w:bottom w:w="80" w:type="dxa"/>
              <w:right w:w="100" w:type="dxa"/>
            </w:tcMar>
            <w:vAlign w:val="center"/>
          </w:tcPr>
          <w:p w14:paraId="596B05AE" w14:textId="77777777" w:rsidR="00EE6D91" w:rsidRDefault="00000000">
            <w:r>
              <w:rPr>
                <w:rFonts w:ascii="Arial" w:eastAsia="Arial" w:hAnsi="Arial" w:cs="Arial"/>
                <w:sz w:val="20"/>
                <w:szCs w:val="20"/>
              </w:rPr>
              <w:t>Modules 1–3</w:t>
            </w:r>
          </w:p>
        </w:tc>
      </w:tr>
      <w:tr w:rsidR="00EE6D91" w14:paraId="7262BBB9" w14:textId="77777777">
        <w:tc>
          <w:tcPr>
            <w:tcW w:w="0" w:type="auto"/>
            <w:tcMar>
              <w:top w:w="80" w:type="dxa"/>
              <w:left w:w="100" w:type="dxa"/>
              <w:bottom w:w="80" w:type="dxa"/>
              <w:right w:w="100" w:type="dxa"/>
            </w:tcMar>
            <w:vAlign w:val="center"/>
          </w:tcPr>
          <w:p w14:paraId="351847DE" w14:textId="77777777" w:rsidR="00EE6D91" w:rsidRDefault="00000000">
            <w:r>
              <w:rPr>
                <w:rFonts w:ascii="Arial" w:eastAsia="Arial" w:hAnsi="Arial" w:cs="Arial"/>
                <w:sz w:val="20"/>
                <w:szCs w:val="20"/>
              </w:rPr>
              <w:t>Pandas &amp; NumPy</w:t>
            </w:r>
          </w:p>
        </w:tc>
        <w:tc>
          <w:tcPr>
            <w:tcW w:w="0" w:type="auto"/>
            <w:tcMar>
              <w:top w:w="80" w:type="dxa"/>
              <w:left w:w="100" w:type="dxa"/>
              <w:bottom w:w="80" w:type="dxa"/>
              <w:right w:w="100" w:type="dxa"/>
            </w:tcMar>
            <w:vAlign w:val="center"/>
          </w:tcPr>
          <w:p w14:paraId="7F89CEF6" w14:textId="77777777" w:rsidR="00EE6D91" w:rsidRDefault="00000000">
            <w:r>
              <w:rPr>
                <w:rFonts w:ascii="Arial" w:eastAsia="Arial" w:hAnsi="Arial" w:cs="Arial"/>
                <w:sz w:val="20"/>
                <w:szCs w:val="20"/>
              </w:rPr>
              <w:t>Data preprocessing and analysis</w:t>
            </w:r>
          </w:p>
        </w:tc>
        <w:tc>
          <w:tcPr>
            <w:tcW w:w="0" w:type="auto"/>
            <w:tcMar>
              <w:top w:w="80" w:type="dxa"/>
              <w:left w:w="100" w:type="dxa"/>
              <w:bottom w:w="80" w:type="dxa"/>
              <w:right w:w="100" w:type="dxa"/>
            </w:tcMar>
            <w:vAlign w:val="center"/>
          </w:tcPr>
          <w:p w14:paraId="64D59FDD" w14:textId="77777777" w:rsidR="00EE6D91" w:rsidRDefault="00000000">
            <w:r>
              <w:rPr>
                <w:rFonts w:ascii="Arial" w:eastAsia="Arial" w:hAnsi="Arial" w:cs="Arial"/>
                <w:sz w:val="20"/>
                <w:szCs w:val="20"/>
              </w:rPr>
              <w:t>Module 1 (data) and Module 2 (impact calc.)</w:t>
            </w:r>
          </w:p>
        </w:tc>
      </w:tr>
      <w:tr w:rsidR="00EE6D91" w14:paraId="41CC828E" w14:textId="77777777">
        <w:tc>
          <w:tcPr>
            <w:tcW w:w="0" w:type="auto"/>
            <w:tcMar>
              <w:top w:w="80" w:type="dxa"/>
              <w:left w:w="100" w:type="dxa"/>
              <w:bottom w:w="80" w:type="dxa"/>
              <w:right w:w="100" w:type="dxa"/>
            </w:tcMar>
            <w:vAlign w:val="center"/>
          </w:tcPr>
          <w:p w14:paraId="50C88B43" w14:textId="77777777" w:rsidR="00EE6D91" w:rsidRDefault="00000000">
            <w:proofErr w:type="spellStart"/>
            <w:r>
              <w:rPr>
                <w:rFonts w:ascii="Arial" w:eastAsia="Arial" w:hAnsi="Arial" w:cs="Arial"/>
                <w:sz w:val="20"/>
                <w:szCs w:val="20"/>
              </w:rPr>
              <w:t>NetworkX</w:t>
            </w:r>
            <w:proofErr w:type="spellEnd"/>
          </w:p>
        </w:tc>
        <w:tc>
          <w:tcPr>
            <w:tcW w:w="0" w:type="auto"/>
            <w:tcMar>
              <w:top w:w="80" w:type="dxa"/>
              <w:left w:w="100" w:type="dxa"/>
              <w:bottom w:w="80" w:type="dxa"/>
              <w:right w:w="100" w:type="dxa"/>
            </w:tcMar>
            <w:vAlign w:val="center"/>
          </w:tcPr>
          <w:p w14:paraId="38936846" w14:textId="77777777" w:rsidR="00EE6D91" w:rsidRDefault="00000000">
            <w:r>
              <w:rPr>
                <w:rFonts w:ascii="Arial" w:eastAsia="Arial" w:hAnsi="Arial" w:cs="Arial"/>
                <w:sz w:val="20"/>
                <w:szCs w:val="20"/>
              </w:rPr>
              <w:t>Digital Twin and supply chain network modelling</w:t>
            </w:r>
          </w:p>
        </w:tc>
        <w:tc>
          <w:tcPr>
            <w:tcW w:w="0" w:type="auto"/>
            <w:tcMar>
              <w:top w:w="80" w:type="dxa"/>
              <w:left w:w="100" w:type="dxa"/>
              <w:bottom w:w="80" w:type="dxa"/>
              <w:right w:w="100" w:type="dxa"/>
            </w:tcMar>
            <w:vAlign w:val="center"/>
          </w:tcPr>
          <w:p w14:paraId="0A142498" w14:textId="77777777" w:rsidR="00EE6D91" w:rsidRDefault="00000000">
            <w:r>
              <w:rPr>
                <w:rFonts w:ascii="Arial" w:eastAsia="Arial" w:hAnsi="Arial" w:cs="Arial"/>
                <w:sz w:val="20"/>
                <w:szCs w:val="20"/>
              </w:rPr>
              <w:t>Module 1</w:t>
            </w:r>
          </w:p>
        </w:tc>
      </w:tr>
      <w:tr w:rsidR="00EE6D91" w14:paraId="5336223D" w14:textId="77777777">
        <w:tc>
          <w:tcPr>
            <w:tcW w:w="0" w:type="auto"/>
            <w:tcMar>
              <w:top w:w="80" w:type="dxa"/>
              <w:left w:w="100" w:type="dxa"/>
              <w:bottom w:w="80" w:type="dxa"/>
              <w:right w:w="100" w:type="dxa"/>
            </w:tcMar>
            <w:vAlign w:val="center"/>
          </w:tcPr>
          <w:p w14:paraId="5DB96949" w14:textId="77777777" w:rsidR="00EE6D91" w:rsidRDefault="00000000">
            <w:r>
              <w:rPr>
                <w:rFonts w:ascii="Arial" w:eastAsia="Arial" w:hAnsi="Arial" w:cs="Arial"/>
                <w:sz w:val="20"/>
                <w:szCs w:val="20"/>
              </w:rPr>
              <w:t>Gemini API</w:t>
            </w:r>
          </w:p>
        </w:tc>
        <w:tc>
          <w:tcPr>
            <w:tcW w:w="0" w:type="auto"/>
            <w:tcMar>
              <w:top w:w="80" w:type="dxa"/>
              <w:left w:w="100" w:type="dxa"/>
              <w:bottom w:w="80" w:type="dxa"/>
              <w:right w:w="100" w:type="dxa"/>
            </w:tcMar>
            <w:vAlign w:val="center"/>
          </w:tcPr>
          <w:p w14:paraId="2D08FE58" w14:textId="77777777" w:rsidR="00EE6D91" w:rsidRDefault="00000000">
            <w:r>
              <w:rPr>
                <w:rFonts w:ascii="Arial" w:eastAsia="Arial" w:hAnsi="Arial" w:cs="Arial"/>
                <w:sz w:val="20"/>
                <w:szCs w:val="20"/>
              </w:rPr>
              <w:t>AI-based disruption scenario generation</w:t>
            </w:r>
          </w:p>
        </w:tc>
        <w:tc>
          <w:tcPr>
            <w:tcW w:w="0" w:type="auto"/>
            <w:tcMar>
              <w:top w:w="80" w:type="dxa"/>
              <w:left w:w="100" w:type="dxa"/>
              <w:bottom w:w="80" w:type="dxa"/>
              <w:right w:w="100" w:type="dxa"/>
            </w:tcMar>
            <w:vAlign w:val="center"/>
          </w:tcPr>
          <w:p w14:paraId="4D12543A" w14:textId="77777777" w:rsidR="00EE6D91" w:rsidRDefault="00000000">
            <w:r>
              <w:rPr>
                <w:rFonts w:ascii="Arial" w:eastAsia="Arial" w:hAnsi="Arial" w:cs="Arial"/>
                <w:sz w:val="20"/>
                <w:szCs w:val="20"/>
              </w:rPr>
              <w:t>Module 2</w:t>
            </w:r>
          </w:p>
        </w:tc>
      </w:tr>
      <w:tr w:rsidR="00EE6D91" w14:paraId="272F4720" w14:textId="77777777">
        <w:tc>
          <w:tcPr>
            <w:tcW w:w="0" w:type="auto"/>
            <w:tcMar>
              <w:top w:w="80" w:type="dxa"/>
              <w:left w:w="100" w:type="dxa"/>
              <w:bottom w:w="80" w:type="dxa"/>
              <w:right w:w="100" w:type="dxa"/>
            </w:tcMar>
            <w:vAlign w:val="center"/>
          </w:tcPr>
          <w:p w14:paraId="5ECC70F3" w14:textId="77777777" w:rsidR="00EE6D91" w:rsidRDefault="00000000">
            <w:proofErr w:type="spellStart"/>
            <w:r>
              <w:rPr>
                <w:rFonts w:ascii="Arial" w:eastAsia="Arial" w:hAnsi="Arial" w:cs="Arial"/>
                <w:sz w:val="20"/>
                <w:szCs w:val="20"/>
              </w:rPr>
              <w:t>Plotly</w:t>
            </w:r>
            <w:proofErr w:type="spellEnd"/>
            <w:r>
              <w:rPr>
                <w:rFonts w:ascii="Arial" w:eastAsia="Arial" w:hAnsi="Arial" w:cs="Arial"/>
                <w:sz w:val="20"/>
                <w:szCs w:val="20"/>
              </w:rPr>
              <w:t xml:space="preserve"> / Matplotlib</w:t>
            </w:r>
          </w:p>
        </w:tc>
        <w:tc>
          <w:tcPr>
            <w:tcW w:w="0" w:type="auto"/>
            <w:tcMar>
              <w:top w:w="80" w:type="dxa"/>
              <w:left w:w="100" w:type="dxa"/>
              <w:bottom w:w="80" w:type="dxa"/>
              <w:right w:w="100" w:type="dxa"/>
            </w:tcMar>
            <w:vAlign w:val="center"/>
          </w:tcPr>
          <w:p w14:paraId="6415FE9B" w14:textId="77777777" w:rsidR="00EE6D91" w:rsidRDefault="00000000">
            <w:r>
              <w:rPr>
                <w:rFonts w:ascii="Arial" w:eastAsia="Arial" w:hAnsi="Arial" w:cs="Arial"/>
                <w:sz w:val="20"/>
                <w:szCs w:val="20"/>
              </w:rPr>
              <w:t>Data visualisation and dashboards</w:t>
            </w:r>
          </w:p>
        </w:tc>
        <w:tc>
          <w:tcPr>
            <w:tcW w:w="0" w:type="auto"/>
            <w:tcMar>
              <w:top w:w="80" w:type="dxa"/>
              <w:left w:w="100" w:type="dxa"/>
              <w:bottom w:w="80" w:type="dxa"/>
              <w:right w:w="100" w:type="dxa"/>
            </w:tcMar>
            <w:vAlign w:val="center"/>
          </w:tcPr>
          <w:p w14:paraId="3AD56277" w14:textId="77777777" w:rsidR="00EE6D91" w:rsidRDefault="00000000">
            <w:r>
              <w:rPr>
                <w:rFonts w:ascii="Arial" w:eastAsia="Arial" w:hAnsi="Arial" w:cs="Arial"/>
                <w:sz w:val="20"/>
                <w:szCs w:val="20"/>
              </w:rPr>
              <w:t>Module 3 / dashboard</w:t>
            </w:r>
          </w:p>
        </w:tc>
      </w:tr>
    </w:tbl>
    <w:p w14:paraId="5BC84C92" w14:textId="77777777" w:rsidR="00EE6D91" w:rsidRDefault="00EE6D91">
      <w:pPr>
        <w:spacing w:after="160"/>
      </w:pP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0"/>
      </w:tblGrid>
      <w:tr w:rsidR="00EE6D91" w14:paraId="31754098" w14:textId="77777777">
        <w:tc>
          <w:tcPr>
            <w:tcW w:w="9026" w:type="dxa"/>
            <w:tcMar>
              <w:top w:w="60" w:type="dxa"/>
              <w:left w:w="100" w:type="dxa"/>
              <w:bottom w:w="60" w:type="dxa"/>
              <w:right w:w="100" w:type="dxa"/>
            </w:tcMar>
          </w:tcPr>
          <w:p w14:paraId="2E2E74DA" w14:textId="467ACE48" w:rsidR="00EE6D91" w:rsidDel="00E51658" w:rsidRDefault="00E51658">
            <w:pPr>
              <w:rPr>
                <w:del w:id="216" w:author="Praveen kumar C" w:date="2026-09-02T16:32:00Z" w16du:dateUtc="2026-09-02T11:02:00Z"/>
              </w:rPr>
            </w:pPr>
            <w:ins w:id="217" w:author="Praveen kumar C" w:date="2026-09-02T16:32:00Z" w16du:dateUtc="2026-09-02T11:02:00Z">
              <w:r w:rsidRPr="00E51658">
                <w:rPr>
                  <w:noProof/>
                </w:rPr>
                <w:lastRenderedPageBreak/>
                <w:drawing>
                  <wp:inline distT="0" distB="0" distL="0" distR="0" wp14:anchorId="704867DC" wp14:editId="24C55C9B">
                    <wp:extent cx="5731510" cy="2756535"/>
                    <wp:effectExtent l="0" t="0" r="2540" b="5715"/>
                    <wp:docPr id="144846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65786" name=""/>
                            <pic:cNvPicPr/>
                          </pic:nvPicPr>
                          <pic:blipFill>
                            <a:blip r:embed="rId7"/>
                            <a:stretch>
                              <a:fillRect/>
                            </a:stretch>
                          </pic:blipFill>
                          <pic:spPr>
                            <a:xfrm>
                              <a:off x="0" y="0"/>
                              <a:ext cx="5731510" cy="2756535"/>
                            </a:xfrm>
                            <a:prstGeom prst="rect">
                              <a:avLst/>
                            </a:prstGeom>
                          </pic:spPr>
                        </pic:pic>
                      </a:graphicData>
                    </a:graphic>
                  </wp:inline>
                </w:drawing>
              </w:r>
            </w:ins>
          </w:p>
          <w:p w14:paraId="474593AE" w14:textId="77777777" w:rsidR="00EE6D91" w:rsidDel="00E51658" w:rsidRDefault="00EE6D91">
            <w:pPr>
              <w:rPr>
                <w:del w:id="218" w:author="Praveen kumar C" w:date="2026-09-02T16:32:00Z" w16du:dateUtc="2026-09-02T11:02:00Z"/>
              </w:rPr>
            </w:pPr>
          </w:p>
          <w:p w14:paraId="533F54CC" w14:textId="77777777" w:rsidR="00EE6D91" w:rsidDel="00E51658" w:rsidRDefault="00EE6D91">
            <w:pPr>
              <w:rPr>
                <w:del w:id="219" w:author="Praveen kumar C" w:date="2026-09-02T16:32:00Z" w16du:dateUtc="2026-09-02T11:02:00Z"/>
              </w:rPr>
            </w:pPr>
          </w:p>
          <w:p w14:paraId="3FA5071A" w14:textId="77777777" w:rsidR="00EE6D91" w:rsidDel="00E51658" w:rsidRDefault="00EE6D91">
            <w:pPr>
              <w:rPr>
                <w:del w:id="220" w:author="Praveen kumar C" w:date="2026-09-02T16:32:00Z" w16du:dateUtc="2026-09-02T11:02:00Z"/>
              </w:rPr>
            </w:pPr>
          </w:p>
          <w:p w14:paraId="390E46FD" w14:textId="77777777" w:rsidR="00EE6D91" w:rsidDel="00E51658" w:rsidRDefault="00EE6D91">
            <w:pPr>
              <w:rPr>
                <w:del w:id="221" w:author="Praveen kumar C" w:date="2026-09-02T16:32:00Z" w16du:dateUtc="2026-09-02T11:02:00Z"/>
              </w:rPr>
            </w:pPr>
          </w:p>
          <w:p w14:paraId="73C629E1" w14:textId="77777777" w:rsidR="00EE6D91" w:rsidDel="00E51658" w:rsidRDefault="00EE6D91">
            <w:pPr>
              <w:rPr>
                <w:del w:id="222" w:author="Praveen kumar C" w:date="2026-09-02T16:32:00Z" w16du:dateUtc="2026-09-02T11:02:00Z"/>
              </w:rPr>
            </w:pPr>
          </w:p>
          <w:p w14:paraId="14419201" w14:textId="77777777" w:rsidR="00EE6D91" w:rsidDel="00E51658" w:rsidRDefault="00EE6D91">
            <w:pPr>
              <w:rPr>
                <w:del w:id="223" w:author="Praveen kumar C" w:date="2026-09-02T16:32:00Z" w16du:dateUtc="2026-09-02T11:02:00Z"/>
              </w:rPr>
            </w:pPr>
          </w:p>
          <w:p w14:paraId="328AEE2E" w14:textId="77777777" w:rsidR="00EE6D91" w:rsidDel="00E51658" w:rsidRDefault="00EE6D91">
            <w:pPr>
              <w:rPr>
                <w:del w:id="224" w:author="Praveen kumar C" w:date="2026-09-02T16:32:00Z" w16du:dateUtc="2026-09-02T11:02:00Z"/>
              </w:rPr>
            </w:pPr>
          </w:p>
          <w:p w14:paraId="16E02EEF" w14:textId="77777777" w:rsidR="00EE6D91" w:rsidRDefault="00EE6D91"/>
        </w:tc>
      </w:tr>
    </w:tbl>
    <w:p w14:paraId="7A3BE2C7" w14:textId="77777777" w:rsidR="00EE6D91" w:rsidRDefault="00000000">
      <w:pPr>
        <w:spacing w:before="80" w:after="200"/>
        <w:jc w:val="center"/>
      </w:pPr>
      <w:r>
        <w:rPr>
          <w:i/>
          <w:iCs/>
          <w:color w:val="595959"/>
          <w:sz w:val="20"/>
          <w:szCs w:val="20"/>
        </w:rPr>
        <w:t xml:space="preserve">Figure 4.1. </w:t>
      </w:r>
      <w:proofErr w:type="spellStart"/>
      <w:r>
        <w:rPr>
          <w:i/>
          <w:iCs/>
          <w:color w:val="595959"/>
          <w:sz w:val="20"/>
          <w:szCs w:val="20"/>
        </w:rPr>
        <w:t>Streamlit</w:t>
      </w:r>
      <w:proofErr w:type="spellEnd"/>
      <w:r>
        <w:rPr>
          <w:i/>
          <w:iCs/>
          <w:color w:val="595959"/>
          <w:sz w:val="20"/>
          <w:szCs w:val="20"/>
        </w:rPr>
        <w:t xml:space="preserve"> dashboard — Digital Twin network view.</w:t>
      </w:r>
      <w:del w:id="225" w:author="Praveen kumar C" w:date="2026-09-03T18:16:00Z" w16du:dateUtc="2026-09-03T12:46:00Z">
        <w:r w:rsidDel="002644FE">
          <w:rPr>
            <w:i/>
            <w:iCs/>
            <w:color w:val="595959"/>
            <w:sz w:val="20"/>
            <w:szCs w:val="20"/>
          </w:rPr>
          <w:delText xml:space="preserve"> (Screenshot to be inserted by the team.)</w:delText>
        </w:r>
      </w:del>
    </w:p>
    <w:p w14:paraId="6677EB25" w14:textId="77777777" w:rsidR="00EE6D91" w:rsidRPr="007B70F0" w:rsidRDefault="00000000">
      <w:pPr>
        <w:spacing w:before="240" w:after="120"/>
        <w:rPr>
          <w:sz w:val="32"/>
          <w:szCs w:val="32"/>
          <w:rPrChange w:id="226" w:author="Praveen kumar C" w:date="2026-09-02T16:11:00Z" w16du:dateUtc="2026-09-02T10:41:00Z">
            <w:rPr/>
          </w:rPrChange>
        </w:rPr>
      </w:pPr>
      <w:r w:rsidRPr="007B70F0">
        <w:rPr>
          <w:b/>
          <w:bCs/>
          <w:sz w:val="32"/>
          <w:szCs w:val="32"/>
          <w:rPrChange w:id="227" w:author="Praveen kumar C" w:date="2026-09-02T16:11:00Z" w16du:dateUtc="2026-09-02T10:41:00Z">
            <w:rPr>
              <w:b/>
              <w:bCs/>
            </w:rPr>
          </w:rPrChange>
        </w:rPr>
        <w:t>4.3 Test Plan &amp; Verification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66"/>
        <w:gridCol w:w="3239"/>
        <w:gridCol w:w="3621"/>
      </w:tblGrid>
      <w:tr w:rsidR="00EE6D91" w14:paraId="4BC0A6F1" w14:textId="77777777">
        <w:trPr>
          <w:tblHeader/>
        </w:trPr>
        <w:tc>
          <w:tcPr>
            <w:tcW w:w="0" w:type="auto"/>
            <w:shd w:val="clear" w:color="auto" w:fill="D9D9D9"/>
            <w:tcMar>
              <w:top w:w="80" w:type="dxa"/>
              <w:left w:w="100" w:type="dxa"/>
              <w:bottom w:w="80" w:type="dxa"/>
              <w:right w:w="100" w:type="dxa"/>
            </w:tcMar>
            <w:vAlign w:val="center"/>
          </w:tcPr>
          <w:p w14:paraId="2184D837" w14:textId="77777777" w:rsidR="00EE6D91" w:rsidRDefault="00000000">
            <w:pPr>
              <w:jc w:val="center"/>
            </w:pPr>
            <w:r>
              <w:rPr>
                <w:rFonts w:ascii="Arial" w:eastAsia="Arial" w:hAnsi="Arial" w:cs="Arial"/>
                <w:b/>
                <w:bCs/>
                <w:sz w:val="20"/>
                <w:szCs w:val="20"/>
              </w:rPr>
              <w:t>Requirement</w:t>
            </w:r>
          </w:p>
        </w:tc>
        <w:tc>
          <w:tcPr>
            <w:tcW w:w="0" w:type="auto"/>
            <w:shd w:val="clear" w:color="auto" w:fill="D9D9D9"/>
            <w:tcMar>
              <w:top w:w="80" w:type="dxa"/>
              <w:left w:w="100" w:type="dxa"/>
              <w:bottom w:w="80" w:type="dxa"/>
              <w:right w:w="100" w:type="dxa"/>
            </w:tcMar>
            <w:vAlign w:val="center"/>
          </w:tcPr>
          <w:p w14:paraId="00676D6E" w14:textId="77777777" w:rsidR="00EE6D91" w:rsidRDefault="00000000">
            <w:pPr>
              <w:jc w:val="center"/>
            </w:pPr>
            <w:r>
              <w:rPr>
                <w:rFonts w:ascii="Arial" w:eastAsia="Arial" w:hAnsi="Arial" w:cs="Arial"/>
                <w:b/>
                <w:bCs/>
                <w:sz w:val="20"/>
                <w:szCs w:val="20"/>
              </w:rPr>
              <w:t>Test Method</w:t>
            </w:r>
          </w:p>
        </w:tc>
        <w:tc>
          <w:tcPr>
            <w:tcW w:w="0" w:type="auto"/>
            <w:shd w:val="clear" w:color="auto" w:fill="D9D9D9"/>
            <w:tcMar>
              <w:top w:w="80" w:type="dxa"/>
              <w:left w:w="100" w:type="dxa"/>
              <w:bottom w:w="80" w:type="dxa"/>
              <w:right w:w="100" w:type="dxa"/>
            </w:tcMar>
            <w:vAlign w:val="center"/>
          </w:tcPr>
          <w:p w14:paraId="1ADDD853" w14:textId="77777777" w:rsidR="00EE6D91" w:rsidRDefault="00000000">
            <w:pPr>
              <w:jc w:val="center"/>
            </w:pPr>
            <w:r>
              <w:rPr>
                <w:rFonts w:ascii="Arial" w:eastAsia="Arial" w:hAnsi="Arial" w:cs="Arial"/>
                <w:b/>
                <w:bCs/>
                <w:sz w:val="20"/>
                <w:szCs w:val="20"/>
              </w:rPr>
              <w:t>Acceptance Criterion</w:t>
            </w:r>
          </w:p>
        </w:tc>
      </w:tr>
      <w:tr w:rsidR="00EE6D91" w14:paraId="35EC53CA" w14:textId="77777777">
        <w:tc>
          <w:tcPr>
            <w:tcW w:w="0" w:type="auto"/>
            <w:tcMar>
              <w:top w:w="80" w:type="dxa"/>
              <w:left w:w="100" w:type="dxa"/>
              <w:bottom w:w="80" w:type="dxa"/>
              <w:right w:w="100" w:type="dxa"/>
            </w:tcMar>
            <w:vAlign w:val="center"/>
          </w:tcPr>
          <w:p w14:paraId="38D15C05" w14:textId="77777777" w:rsidR="00EE6D91" w:rsidRDefault="00000000">
            <w:r>
              <w:rPr>
                <w:rFonts w:ascii="Arial" w:eastAsia="Arial" w:hAnsi="Arial" w:cs="Arial"/>
                <w:sz w:val="20"/>
                <w:szCs w:val="20"/>
              </w:rPr>
              <w:t>Disruption scenario generation</w:t>
            </w:r>
          </w:p>
        </w:tc>
        <w:tc>
          <w:tcPr>
            <w:tcW w:w="0" w:type="auto"/>
            <w:tcMar>
              <w:top w:w="80" w:type="dxa"/>
              <w:left w:w="100" w:type="dxa"/>
              <w:bottom w:w="80" w:type="dxa"/>
              <w:right w:w="100" w:type="dxa"/>
            </w:tcMar>
            <w:vAlign w:val="center"/>
          </w:tcPr>
          <w:p w14:paraId="52C3F7F1" w14:textId="77777777" w:rsidR="00EE6D91" w:rsidRDefault="00000000">
            <w:r>
              <w:rPr>
                <w:rFonts w:ascii="Arial" w:eastAsia="Arial" w:hAnsi="Arial" w:cs="Arial"/>
                <w:sz w:val="20"/>
                <w:szCs w:val="20"/>
              </w:rPr>
              <w:t>Manually trigger scenario generation 10 times via the dashboard</w:t>
            </w:r>
          </w:p>
        </w:tc>
        <w:tc>
          <w:tcPr>
            <w:tcW w:w="0" w:type="auto"/>
            <w:tcMar>
              <w:top w:w="80" w:type="dxa"/>
              <w:left w:w="100" w:type="dxa"/>
              <w:bottom w:w="80" w:type="dxa"/>
              <w:right w:w="100" w:type="dxa"/>
            </w:tcMar>
            <w:vAlign w:val="center"/>
          </w:tcPr>
          <w:p w14:paraId="430BC75F" w14:textId="77777777" w:rsidR="00EE6D91" w:rsidRDefault="00000000">
            <w:r>
              <w:rPr>
                <w:rFonts w:ascii="Arial" w:eastAsia="Arial" w:hAnsi="Arial" w:cs="Arial"/>
                <w:sz w:val="20"/>
                <w:szCs w:val="20"/>
              </w:rPr>
              <w:t>Valid scenario text and parameters returned within the target response time on ≥ 9/10 attempts</w:t>
            </w:r>
          </w:p>
        </w:tc>
      </w:tr>
      <w:tr w:rsidR="00EE6D91" w14:paraId="5A02B963" w14:textId="77777777">
        <w:tc>
          <w:tcPr>
            <w:tcW w:w="0" w:type="auto"/>
            <w:tcMar>
              <w:top w:w="80" w:type="dxa"/>
              <w:left w:w="100" w:type="dxa"/>
              <w:bottom w:w="80" w:type="dxa"/>
              <w:right w:w="100" w:type="dxa"/>
            </w:tcMar>
            <w:vAlign w:val="center"/>
          </w:tcPr>
          <w:p w14:paraId="465742C6" w14:textId="77777777" w:rsidR="00EE6D91" w:rsidRDefault="00000000">
            <w:r>
              <w:rPr>
                <w:rFonts w:ascii="Arial" w:eastAsia="Arial" w:hAnsi="Arial" w:cs="Arial"/>
                <w:sz w:val="20"/>
                <w:szCs w:val="20"/>
              </w:rPr>
              <w:t>Network representation</w:t>
            </w:r>
          </w:p>
        </w:tc>
        <w:tc>
          <w:tcPr>
            <w:tcW w:w="0" w:type="auto"/>
            <w:tcMar>
              <w:top w:w="80" w:type="dxa"/>
              <w:left w:w="100" w:type="dxa"/>
              <w:bottom w:w="80" w:type="dxa"/>
              <w:right w:w="100" w:type="dxa"/>
            </w:tcMar>
            <w:vAlign w:val="center"/>
          </w:tcPr>
          <w:p w14:paraId="1CA99055" w14:textId="77777777" w:rsidR="00EE6D91" w:rsidRDefault="00000000">
            <w:r>
              <w:rPr>
                <w:rFonts w:ascii="Arial" w:eastAsia="Arial" w:hAnsi="Arial" w:cs="Arial"/>
                <w:sz w:val="20"/>
                <w:szCs w:val="20"/>
              </w:rPr>
              <w:t xml:space="preserve">Inspect </w:t>
            </w:r>
            <w:proofErr w:type="spellStart"/>
            <w:r>
              <w:rPr>
                <w:rFonts w:ascii="Arial" w:eastAsia="Arial" w:hAnsi="Arial" w:cs="Arial"/>
                <w:sz w:val="20"/>
                <w:szCs w:val="20"/>
              </w:rPr>
              <w:t>NetworkX</w:t>
            </w:r>
            <w:proofErr w:type="spellEnd"/>
            <w:r>
              <w:rPr>
                <w:rFonts w:ascii="Arial" w:eastAsia="Arial" w:hAnsi="Arial" w:cs="Arial"/>
                <w:sz w:val="20"/>
                <w:szCs w:val="20"/>
              </w:rPr>
              <w:t xml:space="preserve"> graph object for expected nodes/edges after data load</w:t>
            </w:r>
          </w:p>
        </w:tc>
        <w:tc>
          <w:tcPr>
            <w:tcW w:w="0" w:type="auto"/>
            <w:tcMar>
              <w:top w:w="80" w:type="dxa"/>
              <w:left w:w="100" w:type="dxa"/>
              <w:bottom w:w="80" w:type="dxa"/>
              <w:right w:w="100" w:type="dxa"/>
            </w:tcMar>
            <w:vAlign w:val="center"/>
          </w:tcPr>
          <w:p w14:paraId="3012BDA9" w14:textId="77777777" w:rsidR="00EE6D91" w:rsidRDefault="00000000">
            <w:r>
              <w:rPr>
                <w:rFonts w:ascii="Arial" w:eastAsia="Arial" w:hAnsi="Arial" w:cs="Arial"/>
                <w:sz w:val="20"/>
                <w:szCs w:val="20"/>
              </w:rPr>
              <w:t>All configured suppliers, warehouses, and routes present as graph nodes/edges</w:t>
            </w:r>
          </w:p>
        </w:tc>
      </w:tr>
      <w:tr w:rsidR="00EE6D91" w14:paraId="4E73749E" w14:textId="77777777">
        <w:tc>
          <w:tcPr>
            <w:tcW w:w="0" w:type="auto"/>
            <w:tcMar>
              <w:top w:w="80" w:type="dxa"/>
              <w:left w:w="100" w:type="dxa"/>
              <w:bottom w:w="80" w:type="dxa"/>
              <w:right w:w="100" w:type="dxa"/>
            </w:tcMar>
            <w:vAlign w:val="center"/>
          </w:tcPr>
          <w:p w14:paraId="358EDF43" w14:textId="77777777" w:rsidR="00EE6D91" w:rsidRDefault="00000000">
            <w:r>
              <w:rPr>
                <w:rFonts w:ascii="Arial" w:eastAsia="Arial" w:hAnsi="Arial" w:cs="Arial"/>
                <w:sz w:val="20"/>
                <w:szCs w:val="20"/>
              </w:rPr>
              <w:t>Alternative route recommendation</w:t>
            </w:r>
          </w:p>
        </w:tc>
        <w:tc>
          <w:tcPr>
            <w:tcW w:w="0" w:type="auto"/>
            <w:tcMar>
              <w:top w:w="80" w:type="dxa"/>
              <w:left w:w="100" w:type="dxa"/>
              <w:bottom w:w="80" w:type="dxa"/>
              <w:right w:w="100" w:type="dxa"/>
            </w:tcMar>
            <w:vAlign w:val="center"/>
          </w:tcPr>
          <w:p w14:paraId="4517CE14" w14:textId="77777777" w:rsidR="00EE6D91" w:rsidRDefault="00000000">
            <w:r>
              <w:rPr>
                <w:rFonts w:ascii="Arial" w:eastAsia="Arial" w:hAnsi="Arial" w:cs="Arial"/>
                <w:sz w:val="20"/>
                <w:szCs w:val="20"/>
              </w:rPr>
              <w:t>Manually disable (remove) a route edge and re-run recommendation</w:t>
            </w:r>
          </w:p>
        </w:tc>
        <w:tc>
          <w:tcPr>
            <w:tcW w:w="0" w:type="auto"/>
            <w:tcMar>
              <w:top w:w="80" w:type="dxa"/>
              <w:left w:w="100" w:type="dxa"/>
              <w:bottom w:w="80" w:type="dxa"/>
              <w:right w:w="100" w:type="dxa"/>
            </w:tcMar>
            <w:vAlign w:val="center"/>
          </w:tcPr>
          <w:p w14:paraId="3D49ACB5" w14:textId="77777777" w:rsidR="00EE6D91" w:rsidRDefault="00000000">
            <w:r>
              <w:rPr>
                <w:rFonts w:ascii="Arial" w:eastAsia="Arial" w:hAnsi="Arial" w:cs="Arial"/>
                <w:sz w:val="20"/>
                <w:szCs w:val="20"/>
              </w:rPr>
              <w:t>System returns a valid alternative path, or a clear 'no feasible route' message</w:t>
            </w:r>
          </w:p>
        </w:tc>
      </w:tr>
      <w:tr w:rsidR="00EE6D91" w14:paraId="09BC8800" w14:textId="77777777">
        <w:tc>
          <w:tcPr>
            <w:tcW w:w="0" w:type="auto"/>
            <w:tcMar>
              <w:top w:w="80" w:type="dxa"/>
              <w:left w:w="100" w:type="dxa"/>
              <w:bottom w:w="80" w:type="dxa"/>
              <w:right w:w="100" w:type="dxa"/>
            </w:tcMar>
            <w:vAlign w:val="center"/>
          </w:tcPr>
          <w:p w14:paraId="3E4DBB92" w14:textId="77777777" w:rsidR="00EE6D91" w:rsidRDefault="00000000">
            <w:r>
              <w:rPr>
                <w:rFonts w:ascii="Arial" w:eastAsia="Arial" w:hAnsi="Arial" w:cs="Arial"/>
                <w:sz w:val="20"/>
                <w:szCs w:val="20"/>
              </w:rPr>
              <w:t>Dashboard responsiveness</w:t>
            </w:r>
          </w:p>
        </w:tc>
        <w:tc>
          <w:tcPr>
            <w:tcW w:w="0" w:type="auto"/>
            <w:tcMar>
              <w:top w:w="80" w:type="dxa"/>
              <w:left w:w="100" w:type="dxa"/>
              <w:bottom w:w="80" w:type="dxa"/>
              <w:right w:w="100" w:type="dxa"/>
            </w:tcMar>
            <w:vAlign w:val="center"/>
          </w:tcPr>
          <w:p w14:paraId="4721B8A4" w14:textId="77777777" w:rsidR="00EE6D91" w:rsidRDefault="00000000">
            <w:r>
              <w:rPr>
                <w:rFonts w:ascii="Arial" w:eastAsia="Arial" w:hAnsi="Arial" w:cs="Arial"/>
                <w:sz w:val="20"/>
                <w:szCs w:val="20"/>
              </w:rPr>
              <w:t>Trigger simulation and observe UI update</w:t>
            </w:r>
          </w:p>
        </w:tc>
        <w:tc>
          <w:tcPr>
            <w:tcW w:w="0" w:type="auto"/>
            <w:tcMar>
              <w:top w:w="80" w:type="dxa"/>
              <w:left w:w="100" w:type="dxa"/>
              <w:bottom w:w="80" w:type="dxa"/>
              <w:right w:w="100" w:type="dxa"/>
            </w:tcMar>
            <w:vAlign w:val="center"/>
          </w:tcPr>
          <w:p w14:paraId="73B534EE" w14:textId="77777777" w:rsidR="00EE6D91" w:rsidRDefault="00000000">
            <w:r>
              <w:rPr>
                <w:rFonts w:ascii="Arial" w:eastAsia="Arial" w:hAnsi="Arial" w:cs="Arial"/>
                <w:sz w:val="20"/>
                <w:szCs w:val="20"/>
              </w:rPr>
              <w:t>Results appear on the dashboard without requiring a manual page refresh</w:t>
            </w:r>
          </w:p>
        </w:tc>
      </w:tr>
      <w:tr w:rsidR="00EE6D91" w14:paraId="4398EE0D" w14:textId="77777777">
        <w:tc>
          <w:tcPr>
            <w:tcW w:w="0" w:type="auto"/>
            <w:tcMar>
              <w:top w:w="80" w:type="dxa"/>
              <w:left w:w="100" w:type="dxa"/>
              <w:bottom w:w="80" w:type="dxa"/>
              <w:right w:w="100" w:type="dxa"/>
            </w:tcMar>
            <w:vAlign w:val="center"/>
          </w:tcPr>
          <w:p w14:paraId="20BA0D17" w14:textId="77777777" w:rsidR="00EE6D91" w:rsidRDefault="00000000">
            <w:r>
              <w:rPr>
                <w:rFonts w:ascii="Arial" w:eastAsia="Arial" w:hAnsi="Arial" w:cs="Arial"/>
                <w:sz w:val="20"/>
                <w:szCs w:val="20"/>
              </w:rPr>
              <w:t>API failure handling</w:t>
            </w:r>
          </w:p>
        </w:tc>
        <w:tc>
          <w:tcPr>
            <w:tcW w:w="0" w:type="auto"/>
            <w:tcMar>
              <w:top w:w="80" w:type="dxa"/>
              <w:left w:w="100" w:type="dxa"/>
              <w:bottom w:w="80" w:type="dxa"/>
              <w:right w:w="100" w:type="dxa"/>
            </w:tcMar>
            <w:vAlign w:val="center"/>
          </w:tcPr>
          <w:p w14:paraId="1C9501D3" w14:textId="77777777" w:rsidR="00EE6D91" w:rsidRDefault="00000000">
            <w:r>
              <w:rPr>
                <w:rFonts w:ascii="Arial" w:eastAsia="Arial" w:hAnsi="Arial" w:cs="Arial"/>
                <w:sz w:val="20"/>
                <w:szCs w:val="20"/>
              </w:rPr>
              <w:t>Temporarily use an invalid API key and re-run scenario generation</w:t>
            </w:r>
          </w:p>
        </w:tc>
        <w:tc>
          <w:tcPr>
            <w:tcW w:w="0" w:type="auto"/>
            <w:tcMar>
              <w:top w:w="80" w:type="dxa"/>
              <w:left w:w="100" w:type="dxa"/>
              <w:bottom w:w="80" w:type="dxa"/>
              <w:right w:w="100" w:type="dxa"/>
            </w:tcMar>
            <w:vAlign w:val="center"/>
          </w:tcPr>
          <w:p w14:paraId="1B73C6A8" w14:textId="77777777" w:rsidR="00EE6D91" w:rsidRDefault="00000000">
            <w:r>
              <w:rPr>
                <w:rFonts w:ascii="Arial" w:eastAsia="Arial" w:hAnsi="Arial" w:cs="Arial"/>
                <w:sz w:val="20"/>
                <w:szCs w:val="20"/>
              </w:rPr>
              <w:t>Application shows a readable error message rather than crashing</w:t>
            </w:r>
          </w:p>
        </w:tc>
      </w:tr>
    </w:tbl>
    <w:p w14:paraId="5CF14C73" w14:textId="77777777" w:rsidR="00EE6D91" w:rsidRDefault="00EE6D91">
      <w:pPr>
        <w:spacing w:after="12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88"/>
        <w:gridCol w:w="1638"/>
        <w:gridCol w:w="2253"/>
        <w:gridCol w:w="1847"/>
      </w:tblGrid>
      <w:tr w:rsidR="00EE6D91" w14:paraId="3832D40B" w14:textId="77777777">
        <w:trPr>
          <w:tblHeader/>
        </w:trPr>
        <w:tc>
          <w:tcPr>
            <w:tcW w:w="0" w:type="auto"/>
            <w:shd w:val="clear" w:color="auto" w:fill="D9D9D9"/>
            <w:tcMar>
              <w:top w:w="80" w:type="dxa"/>
              <w:left w:w="100" w:type="dxa"/>
              <w:bottom w:w="80" w:type="dxa"/>
              <w:right w:w="100" w:type="dxa"/>
            </w:tcMar>
            <w:vAlign w:val="center"/>
          </w:tcPr>
          <w:p w14:paraId="300ECEEA" w14:textId="77777777" w:rsidR="00EE6D91" w:rsidRDefault="00000000">
            <w:pPr>
              <w:jc w:val="center"/>
            </w:pPr>
            <w:r>
              <w:rPr>
                <w:rFonts w:ascii="Arial" w:eastAsia="Arial" w:hAnsi="Arial" w:cs="Arial"/>
                <w:b/>
                <w:bCs/>
                <w:sz w:val="20"/>
                <w:szCs w:val="20"/>
              </w:rPr>
              <w:t>Specification</w:t>
            </w:r>
          </w:p>
        </w:tc>
        <w:tc>
          <w:tcPr>
            <w:tcW w:w="0" w:type="auto"/>
            <w:shd w:val="clear" w:color="auto" w:fill="D9D9D9"/>
            <w:tcMar>
              <w:top w:w="80" w:type="dxa"/>
              <w:left w:w="100" w:type="dxa"/>
              <w:bottom w:w="80" w:type="dxa"/>
              <w:right w:w="100" w:type="dxa"/>
            </w:tcMar>
            <w:vAlign w:val="center"/>
          </w:tcPr>
          <w:p w14:paraId="4324B981" w14:textId="77777777" w:rsidR="00EE6D91" w:rsidRDefault="00000000">
            <w:pPr>
              <w:jc w:val="center"/>
            </w:pPr>
            <w:r>
              <w:rPr>
                <w:rFonts w:ascii="Arial" w:eastAsia="Arial" w:hAnsi="Arial" w:cs="Arial"/>
                <w:b/>
                <w:bCs/>
                <w:sz w:val="20"/>
                <w:szCs w:val="20"/>
              </w:rPr>
              <w:t>Required Value</w:t>
            </w:r>
          </w:p>
        </w:tc>
        <w:tc>
          <w:tcPr>
            <w:tcW w:w="0" w:type="auto"/>
            <w:shd w:val="clear" w:color="auto" w:fill="D9D9D9"/>
            <w:tcMar>
              <w:top w:w="80" w:type="dxa"/>
              <w:left w:w="100" w:type="dxa"/>
              <w:bottom w:w="80" w:type="dxa"/>
              <w:right w:w="100" w:type="dxa"/>
            </w:tcMar>
            <w:vAlign w:val="center"/>
          </w:tcPr>
          <w:p w14:paraId="72ED632D" w14:textId="77777777" w:rsidR="00EE6D91" w:rsidRDefault="00000000">
            <w:pPr>
              <w:jc w:val="center"/>
            </w:pPr>
            <w:r>
              <w:rPr>
                <w:rFonts w:ascii="Arial" w:eastAsia="Arial" w:hAnsi="Arial" w:cs="Arial"/>
                <w:b/>
                <w:bCs/>
                <w:sz w:val="20"/>
                <w:szCs w:val="20"/>
              </w:rPr>
              <w:t>Achieved Value</w:t>
            </w:r>
          </w:p>
        </w:tc>
        <w:tc>
          <w:tcPr>
            <w:tcW w:w="0" w:type="auto"/>
            <w:shd w:val="clear" w:color="auto" w:fill="D9D9D9"/>
            <w:tcMar>
              <w:top w:w="80" w:type="dxa"/>
              <w:left w:w="100" w:type="dxa"/>
              <w:bottom w:w="80" w:type="dxa"/>
              <w:right w:w="100" w:type="dxa"/>
            </w:tcMar>
            <w:vAlign w:val="center"/>
          </w:tcPr>
          <w:p w14:paraId="1802A2F8" w14:textId="77777777" w:rsidR="00EE6D91" w:rsidRDefault="00000000">
            <w:pPr>
              <w:jc w:val="center"/>
            </w:pPr>
            <w:r>
              <w:rPr>
                <w:rFonts w:ascii="Arial" w:eastAsia="Arial" w:hAnsi="Arial" w:cs="Arial"/>
                <w:b/>
                <w:bCs/>
                <w:sz w:val="20"/>
                <w:szCs w:val="20"/>
              </w:rPr>
              <w:t>Status (Pass/Fail)</w:t>
            </w:r>
          </w:p>
        </w:tc>
      </w:tr>
      <w:tr w:rsidR="00EE6D91" w14:paraId="72266F9D" w14:textId="77777777">
        <w:tc>
          <w:tcPr>
            <w:tcW w:w="0" w:type="auto"/>
            <w:tcMar>
              <w:top w:w="80" w:type="dxa"/>
              <w:left w:w="100" w:type="dxa"/>
              <w:bottom w:w="80" w:type="dxa"/>
              <w:right w:w="100" w:type="dxa"/>
            </w:tcMar>
            <w:vAlign w:val="center"/>
          </w:tcPr>
          <w:p w14:paraId="10FD7C92" w14:textId="77777777" w:rsidR="00EE6D91" w:rsidRDefault="00000000">
            <w:r>
              <w:rPr>
                <w:rFonts w:ascii="Arial" w:eastAsia="Arial" w:hAnsi="Arial" w:cs="Arial"/>
                <w:sz w:val="20"/>
                <w:szCs w:val="20"/>
              </w:rPr>
              <w:t>Disruption scenario generation time</w:t>
            </w:r>
          </w:p>
        </w:tc>
        <w:tc>
          <w:tcPr>
            <w:tcW w:w="0" w:type="auto"/>
            <w:tcMar>
              <w:top w:w="80" w:type="dxa"/>
              <w:left w:w="100" w:type="dxa"/>
              <w:bottom w:w="80" w:type="dxa"/>
              <w:right w:w="100" w:type="dxa"/>
            </w:tcMar>
            <w:vAlign w:val="center"/>
          </w:tcPr>
          <w:p w14:paraId="67A0A6F5" w14:textId="77777777" w:rsidR="00EE6D91" w:rsidRDefault="00000000">
            <w:r>
              <w:rPr>
                <w:rFonts w:ascii="Arial" w:eastAsia="Arial" w:hAnsi="Arial" w:cs="Arial"/>
                <w:sz w:val="20"/>
                <w:szCs w:val="20"/>
              </w:rPr>
              <w:t>≤ 10 seconds</w:t>
            </w:r>
          </w:p>
        </w:tc>
        <w:tc>
          <w:tcPr>
            <w:tcW w:w="0" w:type="auto"/>
            <w:tcMar>
              <w:top w:w="80" w:type="dxa"/>
              <w:left w:w="100" w:type="dxa"/>
              <w:bottom w:w="80" w:type="dxa"/>
              <w:right w:w="100" w:type="dxa"/>
            </w:tcMar>
            <w:vAlign w:val="center"/>
          </w:tcPr>
          <w:p w14:paraId="1931EE81" w14:textId="77777777" w:rsidR="00EE6D91" w:rsidRDefault="00000000">
            <w:r>
              <w:rPr>
                <w:rFonts w:ascii="Arial" w:eastAsia="Arial" w:hAnsi="Arial" w:cs="Arial"/>
                <w:sz w:val="20"/>
                <w:szCs w:val="20"/>
              </w:rPr>
              <w:t>[Insert measured value]</w:t>
            </w:r>
          </w:p>
        </w:tc>
        <w:tc>
          <w:tcPr>
            <w:tcW w:w="0" w:type="auto"/>
            <w:tcMar>
              <w:top w:w="80" w:type="dxa"/>
              <w:left w:w="100" w:type="dxa"/>
              <w:bottom w:w="80" w:type="dxa"/>
              <w:right w:w="100" w:type="dxa"/>
            </w:tcMar>
            <w:vAlign w:val="center"/>
          </w:tcPr>
          <w:p w14:paraId="2B979B1D" w14:textId="77777777" w:rsidR="00EE6D91" w:rsidRDefault="00000000">
            <w:r>
              <w:rPr>
                <w:rFonts w:ascii="Arial" w:eastAsia="Arial" w:hAnsi="Arial" w:cs="Arial"/>
                <w:sz w:val="20"/>
                <w:szCs w:val="20"/>
              </w:rPr>
              <w:t>[Pass/Fail]</w:t>
            </w:r>
          </w:p>
        </w:tc>
      </w:tr>
      <w:tr w:rsidR="00EE6D91" w14:paraId="1DE49A42" w14:textId="77777777">
        <w:tc>
          <w:tcPr>
            <w:tcW w:w="0" w:type="auto"/>
            <w:tcMar>
              <w:top w:w="80" w:type="dxa"/>
              <w:left w:w="100" w:type="dxa"/>
              <w:bottom w:w="80" w:type="dxa"/>
              <w:right w:w="100" w:type="dxa"/>
            </w:tcMar>
            <w:vAlign w:val="center"/>
          </w:tcPr>
          <w:p w14:paraId="4794D032" w14:textId="77777777" w:rsidR="00EE6D91" w:rsidRDefault="00000000">
            <w:r>
              <w:rPr>
                <w:rFonts w:ascii="Arial" w:eastAsia="Arial" w:hAnsi="Arial" w:cs="Arial"/>
                <w:sz w:val="20"/>
                <w:szCs w:val="20"/>
              </w:rPr>
              <w:t>Minimum network size supported</w:t>
            </w:r>
          </w:p>
        </w:tc>
        <w:tc>
          <w:tcPr>
            <w:tcW w:w="0" w:type="auto"/>
            <w:tcMar>
              <w:top w:w="80" w:type="dxa"/>
              <w:left w:w="100" w:type="dxa"/>
              <w:bottom w:w="80" w:type="dxa"/>
              <w:right w:w="100" w:type="dxa"/>
            </w:tcMar>
            <w:vAlign w:val="center"/>
          </w:tcPr>
          <w:p w14:paraId="3303F93D" w14:textId="77777777" w:rsidR="00EE6D91" w:rsidRDefault="00000000">
            <w:r>
              <w:rPr>
                <w:rFonts w:ascii="Arial" w:eastAsia="Arial" w:hAnsi="Arial" w:cs="Arial"/>
                <w:sz w:val="20"/>
                <w:szCs w:val="20"/>
              </w:rPr>
              <w:t>≥ 5 nodes</w:t>
            </w:r>
          </w:p>
        </w:tc>
        <w:tc>
          <w:tcPr>
            <w:tcW w:w="0" w:type="auto"/>
            <w:tcMar>
              <w:top w:w="80" w:type="dxa"/>
              <w:left w:w="100" w:type="dxa"/>
              <w:bottom w:w="80" w:type="dxa"/>
              <w:right w:w="100" w:type="dxa"/>
            </w:tcMar>
            <w:vAlign w:val="center"/>
          </w:tcPr>
          <w:p w14:paraId="3A7D624A" w14:textId="77777777" w:rsidR="00EE6D91" w:rsidRDefault="00000000">
            <w:r>
              <w:rPr>
                <w:rFonts w:ascii="Arial" w:eastAsia="Arial" w:hAnsi="Arial" w:cs="Arial"/>
                <w:sz w:val="20"/>
                <w:szCs w:val="20"/>
              </w:rPr>
              <w:t>[Insert measured value]</w:t>
            </w:r>
          </w:p>
        </w:tc>
        <w:tc>
          <w:tcPr>
            <w:tcW w:w="0" w:type="auto"/>
            <w:tcMar>
              <w:top w:w="80" w:type="dxa"/>
              <w:left w:w="100" w:type="dxa"/>
              <w:bottom w:w="80" w:type="dxa"/>
              <w:right w:w="100" w:type="dxa"/>
            </w:tcMar>
            <w:vAlign w:val="center"/>
          </w:tcPr>
          <w:p w14:paraId="77309582" w14:textId="77777777" w:rsidR="00EE6D91" w:rsidRDefault="00000000">
            <w:r>
              <w:rPr>
                <w:rFonts w:ascii="Arial" w:eastAsia="Arial" w:hAnsi="Arial" w:cs="Arial"/>
                <w:sz w:val="20"/>
                <w:szCs w:val="20"/>
              </w:rPr>
              <w:t>[Pass/Fail]</w:t>
            </w:r>
          </w:p>
        </w:tc>
      </w:tr>
      <w:tr w:rsidR="00EE6D91" w14:paraId="0754892B" w14:textId="77777777">
        <w:tc>
          <w:tcPr>
            <w:tcW w:w="0" w:type="auto"/>
            <w:tcMar>
              <w:top w:w="80" w:type="dxa"/>
              <w:left w:w="100" w:type="dxa"/>
              <w:bottom w:w="80" w:type="dxa"/>
              <w:right w:w="100" w:type="dxa"/>
            </w:tcMar>
            <w:vAlign w:val="center"/>
          </w:tcPr>
          <w:p w14:paraId="65FE9D88" w14:textId="77777777" w:rsidR="00EE6D91" w:rsidRDefault="00000000">
            <w:r>
              <w:rPr>
                <w:rFonts w:ascii="Arial" w:eastAsia="Arial" w:hAnsi="Arial" w:cs="Arial"/>
                <w:sz w:val="20"/>
                <w:szCs w:val="20"/>
              </w:rPr>
              <w:t>Alternative routes considered</w:t>
            </w:r>
          </w:p>
        </w:tc>
        <w:tc>
          <w:tcPr>
            <w:tcW w:w="0" w:type="auto"/>
            <w:tcMar>
              <w:top w:w="80" w:type="dxa"/>
              <w:left w:w="100" w:type="dxa"/>
              <w:bottom w:w="80" w:type="dxa"/>
              <w:right w:w="100" w:type="dxa"/>
            </w:tcMar>
            <w:vAlign w:val="center"/>
          </w:tcPr>
          <w:p w14:paraId="73EE5626" w14:textId="77777777" w:rsidR="00EE6D91" w:rsidRDefault="00000000">
            <w:r>
              <w:rPr>
                <w:rFonts w:ascii="Arial" w:eastAsia="Arial" w:hAnsi="Arial" w:cs="Arial"/>
                <w:sz w:val="20"/>
                <w:szCs w:val="20"/>
              </w:rPr>
              <w:t>≥ 2 routes</w:t>
            </w:r>
          </w:p>
        </w:tc>
        <w:tc>
          <w:tcPr>
            <w:tcW w:w="0" w:type="auto"/>
            <w:tcMar>
              <w:top w:w="80" w:type="dxa"/>
              <w:left w:w="100" w:type="dxa"/>
              <w:bottom w:w="80" w:type="dxa"/>
              <w:right w:w="100" w:type="dxa"/>
            </w:tcMar>
            <w:vAlign w:val="center"/>
          </w:tcPr>
          <w:p w14:paraId="196BF7A7" w14:textId="77777777" w:rsidR="00EE6D91" w:rsidRDefault="00000000">
            <w:r>
              <w:rPr>
                <w:rFonts w:ascii="Arial" w:eastAsia="Arial" w:hAnsi="Arial" w:cs="Arial"/>
                <w:sz w:val="20"/>
                <w:szCs w:val="20"/>
              </w:rPr>
              <w:t>[Insert measured value]</w:t>
            </w:r>
          </w:p>
        </w:tc>
        <w:tc>
          <w:tcPr>
            <w:tcW w:w="0" w:type="auto"/>
            <w:tcMar>
              <w:top w:w="80" w:type="dxa"/>
              <w:left w:w="100" w:type="dxa"/>
              <w:bottom w:w="80" w:type="dxa"/>
              <w:right w:w="100" w:type="dxa"/>
            </w:tcMar>
            <w:vAlign w:val="center"/>
          </w:tcPr>
          <w:p w14:paraId="5E088148" w14:textId="77777777" w:rsidR="00EE6D91" w:rsidRDefault="00000000">
            <w:r>
              <w:rPr>
                <w:rFonts w:ascii="Arial" w:eastAsia="Arial" w:hAnsi="Arial" w:cs="Arial"/>
                <w:sz w:val="20"/>
                <w:szCs w:val="20"/>
              </w:rPr>
              <w:t>[Pass/Fail]</w:t>
            </w:r>
          </w:p>
        </w:tc>
      </w:tr>
      <w:tr w:rsidR="00EE6D91" w14:paraId="752F21E1" w14:textId="77777777">
        <w:tc>
          <w:tcPr>
            <w:tcW w:w="0" w:type="auto"/>
            <w:tcMar>
              <w:top w:w="80" w:type="dxa"/>
              <w:left w:w="100" w:type="dxa"/>
              <w:bottom w:w="80" w:type="dxa"/>
              <w:right w:w="100" w:type="dxa"/>
            </w:tcMar>
            <w:vAlign w:val="center"/>
          </w:tcPr>
          <w:p w14:paraId="511EDA36" w14:textId="77777777" w:rsidR="00EE6D91" w:rsidRDefault="00000000">
            <w:r>
              <w:rPr>
                <w:rFonts w:ascii="Arial" w:eastAsia="Arial" w:hAnsi="Arial" w:cs="Arial"/>
                <w:sz w:val="20"/>
                <w:szCs w:val="20"/>
              </w:rPr>
              <w:t>Disruption types supported</w:t>
            </w:r>
          </w:p>
        </w:tc>
        <w:tc>
          <w:tcPr>
            <w:tcW w:w="0" w:type="auto"/>
            <w:tcMar>
              <w:top w:w="80" w:type="dxa"/>
              <w:left w:w="100" w:type="dxa"/>
              <w:bottom w:w="80" w:type="dxa"/>
              <w:right w:w="100" w:type="dxa"/>
            </w:tcMar>
            <w:vAlign w:val="center"/>
          </w:tcPr>
          <w:p w14:paraId="27A62E2C" w14:textId="77777777" w:rsidR="00EE6D91" w:rsidRDefault="00000000">
            <w:r>
              <w:rPr>
                <w:rFonts w:ascii="Arial" w:eastAsia="Arial" w:hAnsi="Arial" w:cs="Arial"/>
                <w:sz w:val="20"/>
                <w:szCs w:val="20"/>
              </w:rPr>
              <w:t>≥ 3 types</w:t>
            </w:r>
          </w:p>
        </w:tc>
        <w:tc>
          <w:tcPr>
            <w:tcW w:w="0" w:type="auto"/>
            <w:tcMar>
              <w:top w:w="80" w:type="dxa"/>
              <w:left w:w="100" w:type="dxa"/>
              <w:bottom w:w="80" w:type="dxa"/>
              <w:right w:w="100" w:type="dxa"/>
            </w:tcMar>
            <w:vAlign w:val="center"/>
          </w:tcPr>
          <w:p w14:paraId="2D461EAF" w14:textId="77777777" w:rsidR="00EE6D91" w:rsidRDefault="00000000">
            <w:r>
              <w:rPr>
                <w:rFonts w:ascii="Arial" w:eastAsia="Arial" w:hAnsi="Arial" w:cs="Arial"/>
                <w:sz w:val="20"/>
                <w:szCs w:val="20"/>
              </w:rPr>
              <w:t>[Insert measured value]</w:t>
            </w:r>
          </w:p>
        </w:tc>
        <w:tc>
          <w:tcPr>
            <w:tcW w:w="0" w:type="auto"/>
            <w:tcMar>
              <w:top w:w="80" w:type="dxa"/>
              <w:left w:w="100" w:type="dxa"/>
              <w:bottom w:w="80" w:type="dxa"/>
              <w:right w:w="100" w:type="dxa"/>
            </w:tcMar>
            <w:vAlign w:val="center"/>
          </w:tcPr>
          <w:p w14:paraId="7613EB19" w14:textId="77777777" w:rsidR="00EE6D91" w:rsidRDefault="00000000">
            <w:r>
              <w:rPr>
                <w:rFonts w:ascii="Arial" w:eastAsia="Arial" w:hAnsi="Arial" w:cs="Arial"/>
                <w:sz w:val="20"/>
                <w:szCs w:val="20"/>
              </w:rPr>
              <w:t>[Pass/Fail]</w:t>
            </w:r>
          </w:p>
        </w:tc>
      </w:tr>
    </w:tbl>
    <w:p w14:paraId="2C33A20F" w14:textId="77777777" w:rsidR="00EE6D91" w:rsidRDefault="00000000">
      <w:pPr>
        <w:spacing w:after="160" w:line="300" w:lineRule="auto"/>
      </w:pPr>
      <w:r>
        <w:rPr>
          <w:i/>
          <w:iCs/>
        </w:rPr>
        <w:lastRenderedPageBreak/>
        <w:t>Note: exact measured values above should be filled in from the team's own test run before submission.</w:t>
      </w:r>
    </w:p>
    <w:p w14:paraId="02E17478" w14:textId="77777777" w:rsidR="007B70F0" w:rsidRDefault="007B70F0">
      <w:pPr>
        <w:spacing w:before="240" w:after="120"/>
        <w:rPr>
          <w:ins w:id="228" w:author="Praveen kumar C" w:date="2026-09-02T16:11:00Z" w16du:dateUtc="2026-09-02T10:41:00Z"/>
          <w:b/>
          <w:bCs/>
          <w:sz w:val="32"/>
          <w:szCs w:val="32"/>
        </w:rPr>
      </w:pPr>
    </w:p>
    <w:p w14:paraId="74EBEDAD" w14:textId="77777777" w:rsidR="007B70F0" w:rsidRDefault="007B70F0">
      <w:pPr>
        <w:spacing w:before="240" w:after="120"/>
        <w:rPr>
          <w:ins w:id="229" w:author="Praveen kumar C" w:date="2026-09-02T16:11:00Z" w16du:dateUtc="2026-09-02T10:41:00Z"/>
          <w:b/>
          <w:bCs/>
          <w:sz w:val="32"/>
          <w:szCs w:val="32"/>
        </w:rPr>
      </w:pPr>
    </w:p>
    <w:p w14:paraId="53DCF3E3" w14:textId="7C7D7B30" w:rsidR="00EE6D91" w:rsidRPr="007B70F0" w:rsidRDefault="00000000">
      <w:pPr>
        <w:spacing w:before="240" w:after="120"/>
        <w:jc w:val="both"/>
        <w:rPr>
          <w:sz w:val="32"/>
          <w:szCs w:val="32"/>
          <w:rPrChange w:id="230" w:author="Praveen kumar C" w:date="2026-09-02T16:11:00Z" w16du:dateUtc="2026-09-02T10:41:00Z">
            <w:rPr/>
          </w:rPrChange>
        </w:rPr>
        <w:pPrChange w:id="231" w:author="Praveen kumar C" w:date="2026-09-02T16:11:00Z" w16du:dateUtc="2026-09-02T10:41:00Z">
          <w:pPr>
            <w:spacing w:before="240" w:after="120"/>
          </w:pPr>
        </w:pPrChange>
      </w:pPr>
      <w:r w:rsidRPr="007B70F0">
        <w:rPr>
          <w:b/>
          <w:bCs/>
          <w:sz w:val="32"/>
          <w:szCs w:val="32"/>
          <w:rPrChange w:id="232" w:author="Praveen kumar C" w:date="2026-09-02T16:11:00Z" w16du:dateUtc="2026-09-02T10:41:00Z">
            <w:rPr>
              <w:b/>
              <w:bCs/>
            </w:rPr>
          </w:rPrChange>
        </w:rPr>
        <w:t>4.4 Results</w:t>
      </w:r>
    </w:p>
    <w:p w14:paraId="5E852E85" w14:textId="77777777" w:rsidR="00EE6D91" w:rsidRDefault="00000000">
      <w:pPr>
        <w:spacing w:after="160" w:line="300" w:lineRule="auto"/>
        <w:jc w:val="both"/>
        <w:pPrChange w:id="233" w:author="Praveen kumar C" w:date="2026-09-02T16:11:00Z" w16du:dateUtc="2026-09-02T10:41:00Z">
          <w:pPr>
            <w:spacing w:after="160" w:line="300" w:lineRule="auto"/>
          </w:pPr>
        </w:pPrChange>
      </w:pPr>
      <w:r>
        <w:t xml:space="preserve">The system was exercised end-to-end using representative supplier-failure, transportation-delay, and demand-spike scenarios generated through the dashboard. The following figures present the Digital Twin network view, a generated disruption scenario with its estimated impact, and the corresponding resilience recommendation, as displayed on the </w:t>
      </w:r>
      <w:proofErr w:type="spellStart"/>
      <w:r>
        <w:t>Streamlit</w:t>
      </w:r>
      <w:proofErr w:type="spellEnd"/>
      <w:r>
        <w:t xml:space="preserve"> dashboard.</w:t>
      </w:r>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0"/>
      </w:tblGrid>
      <w:tr w:rsidR="00EE6D91" w14:paraId="41A46596" w14:textId="77777777">
        <w:tc>
          <w:tcPr>
            <w:tcW w:w="9026" w:type="dxa"/>
            <w:tcMar>
              <w:top w:w="60" w:type="dxa"/>
              <w:left w:w="100" w:type="dxa"/>
              <w:bottom w:w="60" w:type="dxa"/>
              <w:right w:w="100" w:type="dxa"/>
            </w:tcMar>
          </w:tcPr>
          <w:p w14:paraId="3656831A" w14:textId="365D99BC" w:rsidR="00EE6D91" w:rsidDel="00E51658" w:rsidRDefault="00E51658">
            <w:pPr>
              <w:rPr>
                <w:del w:id="234" w:author="Praveen kumar C" w:date="2026-09-02T16:29:00Z" w16du:dateUtc="2026-09-02T10:59:00Z"/>
              </w:rPr>
            </w:pPr>
            <w:ins w:id="235" w:author="Praveen kumar C" w:date="2026-09-02T16:32:00Z" w16du:dateUtc="2026-09-02T11:02:00Z">
              <w:r w:rsidRPr="00E51658">
                <w:rPr>
                  <w:noProof/>
                </w:rPr>
                <w:drawing>
                  <wp:inline distT="0" distB="0" distL="0" distR="0" wp14:anchorId="3FDF937E" wp14:editId="7F2A2C93">
                    <wp:extent cx="5731510" cy="2723515"/>
                    <wp:effectExtent l="0" t="0" r="2540" b="635"/>
                    <wp:docPr id="23238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51518" name=""/>
                            <pic:cNvPicPr/>
                          </pic:nvPicPr>
                          <pic:blipFill>
                            <a:blip r:embed="rId8"/>
                            <a:stretch>
                              <a:fillRect/>
                            </a:stretch>
                          </pic:blipFill>
                          <pic:spPr>
                            <a:xfrm>
                              <a:off x="0" y="0"/>
                              <a:ext cx="5731510" cy="2723515"/>
                            </a:xfrm>
                            <a:prstGeom prst="rect">
                              <a:avLst/>
                            </a:prstGeom>
                          </pic:spPr>
                        </pic:pic>
                      </a:graphicData>
                    </a:graphic>
                  </wp:inline>
                </w:drawing>
              </w:r>
            </w:ins>
          </w:p>
          <w:p w14:paraId="2FF04DAB" w14:textId="77777777" w:rsidR="00EE6D91" w:rsidDel="00E51658" w:rsidRDefault="00EE6D91">
            <w:pPr>
              <w:rPr>
                <w:del w:id="236" w:author="Praveen kumar C" w:date="2026-09-02T16:29:00Z" w16du:dateUtc="2026-09-02T10:59:00Z"/>
              </w:rPr>
            </w:pPr>
          </w:p>
          <w:p w14:paraId="30E06F11" w14:textId="77777777" w:rsidR="00EE6D91" w:rsidDel="00E51658" w:rsidRDefault="00EE6D91">
            <w:pPr>
              <w:rPr>
                <w:del w:id="237" w:author="Praveen kumar C" w:date="2026-09-02T16:29:00Z" w16du:dateUtc="2026-09-02T10:59:00Z"/>
              </w:rPr>
            </w:pPr>
          </w:p>
          <w:p w14:paraId="2D119FC4" w14:textId="77777777" w:rsidR="00EE6D91" w:rsidDel="00E51658" w:rsidRDefault="00EE6D91">
            <w:pPr>
              <w:rPr>
                <w:del w:id="238" w:author="Praveen kumar C" w:date="2026-09-02T16:29:00Z" w16du:dateUtc="2026-09-02T10:59:00Z"/>
              </w:rPr>
            </w:pPr>
          </w:p>
          <w:p w14:paraId="182AEBB6" w14:textId="77777777" w:rsidR="00EE6D91" w:rsidDel="00E51658" w:rsidRDefault="00EE6D91">
            <w:pPr>
              <w:rPr>
                <w:del w:id="239" w:author="Praveen kumar C" w:date="2026-09-02T16:29:00Z" w16du:dateUtc="2026-09-02T10:59:00Z"/>
              </w:rPr>
            </w:pPr>
          </w:p>
          <w:p w14:paraId="41A15FDC" w14:textId="77777777" w:rsidR="00EE6D91" w:rsidDel="00E51658" w:rsidRDefault="00EE6D91">
            <w:pPr>
              <w:rPr>
                <w:del w:id="240" w:author="Praveen kumar C" w:date="2026-09-02T16:29:00Z" w16du:dateUtc="2026-09-02T10:59:00Z"/>
              </w:rPr>
            </w:pPr>
          </w:p>
          <w:p w14:paraId="66E76458" w14:textId="77777777" w:rsidR="00EE6D91" w:rsidDel="00E51658" w:rsidRDefault="00EE6D91">
            <w:pPr>
              <w:rPr>
                <w:del w:id="241" w:author="Praveen kumar C" w:date="2026-09-02T16:29:00Z" w16du:dateUtc="2026-09-02T10:59:00Z"/>
              </w:rPr>
            </w:pPr>
          </w:p>
          <w:p w14:paraId="5601739C" w14:textId="77777777" w:rsidR="00EE6D91" w:rsidDel="00E51658" w:rsidRDefault="00EE6D91">
            <w:pPr>
              <w:rPr>
                <w:del w:id="242" w:author="Praveen kumar C" w:date="2026-09-02T16:29:00Z" w16du:dateUtc="2026-09-02T10:59:00Z"/>
              </w:rPr>
            </w:pPr>
          </w:p>
          <w:p w14:paraId="10BD1A3E" w14:textId="77777777" w:rsidR="00EE6D91" w:rsidRDefault="00EE6D91"/>
        </w:tc>
      </w:tr>
    </w:tbl>
    <w:p w14:paraId="5AD9F3A6" w14:textId="77777777" w:rsidR="00EE6D91" w:rsidRDefault="00000000">
      <w:pPr>
        <w:spacing w:before="80" w:after="200"/>
        <w:jc w:val="center"/>
      </w:pPr>
      <w:r>
        <w:rPr>
          <w:i/>
          <w:iCs/>
          <w:color w:val="595959"/>
          <w:sz w:val="20"/>
          <w:szCs w:val="20"/>
        </w:rPr>
        <w:t xml:space="preserve">Figure 4.2. </w:t>
      </w:r>
      <w:proofErr w:type="spellStart"/>
      <w:r>
        <w:rPr>
          <w:i/>
          <w:iCs/>
          <w:color w:val="595959"/>
          <w:sz w:val="20"/>
          <w:szCs w:val="20"/>
        </w:rPr>
        <w:t>Streamlit</w:t>
      </w:r>
      <w:proofErr w:type="spellEnd"/>
      <w:r>
        <w:rPr>
          <w:i/>
          <w:iCs/>
          <w:color w:val="595959"/>
          <w:sz w:val="20"/>
          <w:szCs w:val="20"/>
        </w:rPr>
        <w:t xml:space="preserve"> dashboard — disruption simulation results and estimated impact. </w:t>
      </w:r>
      <w:del w:id="243" w:author="Praveen kumar C" w:date="2026-09-02T16:29:00Z" w16du:dateUtc="2026-09-02T10:59:00Z">
        <w:r w:rsidDel="00E51658">
          <w:rPr>
            <w:i/>
            <w:iCs/>
            <w:color w:val="595959"/>
            <w:sz w:val="20"/>
            <w:szCs w:val="20"/>
          </w:rPr>
          <w:delText>(Screenshot to be inserted by the team.)</w:delText>
        </w:r>
      </w:del>
    </w:p>
    <w:tbl>
      <w:tblPr>
        <w:tblW w:w="902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0"/>
      </w:tblGrid>
      <w:tr w:rsidR="00EE6D91" w14:paraId="2EE969A8" w14:textId="77777777">
        <w:tc>
          <w:tcPr>
            <w:tcW w:w="9026" w:type="dxa"/>
            <w:tcMar>
              <w:top w:w="60" w:type="dxa"/>
              <w:left w:w="100" w:type="dxa"/>
              <w:bottom w:w="60" w:type="dxa"/>
              <w:right w:w="100" w:type="dxa"/>
            </w:tcMar>
          </w:tcPr>
          <w:p w14:paraId="7664FE12" w14:textId="4D29F04C" w:rsidR="00EE6D91" w:rsidDel="00E51658" w:rsidRDefault="00E51658">
            <w:pPr>
              <w:rPr>
                <w:del w:id="244" w:author="Praveen kumar C" w:date="2026-09-02T16:31:00Z" w16du:dateUtc="2026-09-02T11:01:00Z"/>
              </w:rPr>
            </w:pPr>
            <w:ins w:id="245" w:author="Praveen kumar C" w:date="2026-09-02T16:33:00Z" w16du:dateUtc="2026-09-02T11:03:00Z">
              <w:r w:rsidRPr="00E51658">
                <w:rPr>
                  <w:noProof/>
                </w:rPr>
                <w:drawing>
                  <wp:inline distT="0" distB="0" distL="0" distR="0" wp14:anchorId="5CF479E3" wp14:editId="29F4D0FC">
                    <wp:extent cx="5731510" cy="2723515"/>
                    <wp:effectExtent l="0" t="0" r="2540" b="635"/>
                    <wp:docPr id="195741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18763" name=""/>
                            <pic:cNvPicPr/>
                          </pic:nvPicPr>
                          <pic:blipFill>
                            <a:blip r:embed="rId9"/>
                            <a:stretch>
                              <a:fillRect/>
                            </a:stretch>
                          </pic:blipFill>
                          <pic:spPr>
                            <a:xfrm>
                              <a:off x="0" y="0"/>
                              <a:ext cx="5731510" cy="2723515"/>
                            </a:xfrm>
                            <a:prstGeom prst="rect">
                              <a:avLst/>
                            </a:prstGeom>
                          </pic:spPr>
                        </pic:pic>
                      </a:graphicData>
                    </a:graphic>
                  </wp:inline>
                </w:drawing>
              </w:r>
            </w:ins>
          </w:p>
          <w:p w14:paraId="1B73DF6B" w14:textId="77777777" w:rsidR="00EE6D91" w:rsidDel="00E51658" w:rsidRDefault="00EE6D91">
            <w:pPr>
              <w:rPr>
                <w:del w:id="246" w:author="Praveen kumar C" w:date="2026-09-02T16:31:00Z" w16du:dateUtc="2026-09-02T11:01:00Z"/>
              </w:rPr>
            </w:pPr>
          </w:p>
          <w:p w14:paraId="474ECE7B" w14:textId="77777777" w:rsidR="00EE6D91" w:rsidDel="00E51658" w:rsidRDefault="00EE6D91">
            <w:pPr>
              <w:rPr>
                <w:del w:id="247" w:author="Praveen kumar C" w:date="2026-09-02T16:31:00Z" w16du:dateUtc="2026-09-02T11:01:00Z"/>
              </w:rPr>
            </w:pPr>
          </w:p>
          <w:p w14:paraId="355430E2" w14:textId="77777777" w:rsidR="00EE6D91" w:rsidDel="00E51658" w:rsidRDefault="00EE6D91">
            <w:pPr>
              <w:rPr>
                <w:del w:id="248" w:author="Praveen kumar C" w:date="2026-09-02T16:31:00Z" w16du:dateUtc="2026-09-02T11:01:00Z"/>
              </w:rPr>
            </w:pPr>
          </w:p>
          <w:p w14:paraId="79E40CAA" w14:textId="77777777" w:rsidR="00EE6D91" w:rsidDel="00E51658" w:rsidRDefault="00EE6D91">
            <w:pPr>
              <w:rPr>
                <w:del w:id="249" w:author="Praveen kumar C" w:date="2026-09-02T16:31:00Z" w16du:dateUtc="2026-09-02T11:01:00Z"/>
              </w:rPr>
            </w:pPr>
          </w:p>
          <w:p w14:paraId="3CC6C94C" w14:textId="77777777" w:rsidR="00EE6D91" w:rsidDel="00E51658" w:rsidRDefault="00EE6D91">
            <w:pPr>
              <w:rPr>
                <w:del w:id="250" w:author="Praveen kumar C" w:date="2026-09-02T16:31:00Z" w16du:dateUtc="2026-09-02T11:01:00Z"/>
              </w:rPr>
            </w:pPr>
          </w:p>
          <w:p w14:paraId="3125460C" w14:textId="77777777" w:rsidR="00EE6D91" w:rsidDel="00E51658" w:rsidRDefault="00EE6D91">
            <w:pPr>
              <w:rPr>
                <w:del w:id="251" w:author="Praveen kumar C" w:date="2026-09-02T16:31:00Z" w16du:dateUtc="2026-09-02T11:01:00Z"/>
              </w:rPr>
            </w:pPr>
          </w:p>
          <w:p w14:paraId="7DFD013D" w14:textId="77777777" w:rsidR="00EE6D91" w:rsidDel="00E51658" w:rsidRDefault="00EE6D91">
            <w:pPr>
              <w:rPr>
                <w:del w:id="252" w:author="Praveen kumar C" w:date="2026-09-02T16:31:00Z" w16du:dateUtc="2026-09-02T11:01:00Z"/>
              </w:rPr>
            </w:pPr>
          </w:p>
          <w:p w14:paraId="6E257AEB" w14:textId="77777777" w:rsidR="00EE6D91" w:rsidRDefault="00EE6D91"/>
        </w:tc>
      </w:tr>
    </w:tbl>
    <w:p w14:paraId="4B87153E" w14:textId="77777777" w:rsidR="00EE6D91" w:rsidRDefault="00000000">
      <w:pPr>
        <w:spacing w:before="80" w:after="200"/>
        <w:jc w:val="center"/>
      </w:pPr>
      <w:r>
        <w:rPr>
          <w:i/>
          <w:iCs/>
          <w:color w:val="595959"/>
          <w:sz w:val="20"/>
          <w:szCs w:val="20"/>
        </w:rPr>
        <w:lastRenderedPageBreak/>
        <w:t xml:space="preserve">Figure 4.3. </w:t>
      </w:r>
      <w:proofErr w:type="spellStart"/>
      <w:r>
        <w:rPr>
          <w:i/>
          <w:iCs/>
          <w:color w:val="595959"/>
          <w:sz w:val="20"/>
          <w:szCs w:val="20"/>
        </w:rPr>
        <w:t>Streamlit</w:t>
      </w:r>
      <w:proofErr w:type="spellEnd"/>
      <w:r>
        <w:rPr>
          <w:i/>
          <w:iCs/>
          <w:color w:val="595959"/>
          <w:sz w:val="20"/>
          <w:szCs w:val="20"/>
        </w:rPr>
        <w:t xml:space="preserve"> dashboard — resilience planning recommendations. </w:t>
      </w:r>
      <w:del w:id="253" w:author="Praveen kumar C" w:date="2026-09-02T16:29:00Z" w16du:dateUtc="2026-09-02T10:59:00Z">
        <w:r w:rsidDel="00E51658">
          <w:rPr>
            <w:i/>
            <w:iCs/>
            <w:color w:val="595959"/>
            <w:sz w:val="20"/>
            <w:szCs w:val="20"/>
          </w:rPr>
          <w:delText>(Screenshot to be inserted by the team.)</w:delText>
        </w:r>
      </w:del>
    </w:p>
    <w:p w14:paraId="1846C2BE" w14:textId="77777777" w:rsidR="00EE6D91" w:rsidRPr="007B70F0" w:rsidRDefault="00000000">
      <w:pPr>
        <w:spacing w:before="240" w:after="120"/>
        <w:rPr>
          <w:sz w:val="32"/>
          <w:szCs w:val="32"/>
          <w:rPrChange w:id="254" w:author="Praveen kumar C" w:date="2026-09-02T16:11:00Z" w16du:dateUtc="2026-09-02T10:41:00Z">
            <w:rPr/>
          </w:rPrChange>
        </w:rPr>
      </w:pPr>
      <w:r w:rsidRPr="007B70F0">
        <w:rPr>
          <w:b/>
          <w:bCs/>
          <w:sz w:val="32"/>
          <w:szCs w:val="32"/>
          <w:rPrChange w:id="255" w:author="Praveen kumar C" w:date="2026-09-02T16:11:00Z" w16du:dateUtc="2026-09-02T10:41:00Z">
            <w:rPr>
              <w:b/>
              <w:bCs/>
            </w:rPr>
          </w:rPrChange>
        </w:rPr>
        <w:t>4.5 Data Analysis &amp; Engineering Judgement</w:t>
      </w:r>
    </w:p>
    <w:p w14:paraId="6DA9B6FB" w14:textId="77777777" w:rsidR="00EE6D91" w:rsidRDefault="00000000">
      <w:pPr>
        <w:spacing w:after="160" w:line="300" w:lineRule="auto"/>
        <w:jc w:val="both"/>
        <w:pPrChange w:id="256" w:author="Praveen kumar C" w:date="2026-09-02T16:11:00Z" w16du:dateUtc="2026-09-02T10:41:00Z">
          <w:pPr>
            <w:spacing w:after="160" w:line="300" w:lineRule="auto"/>
          </w:pPr>
        </w:pPrChange>
      </w:pPr>
      <w:r>
        <w:t>Across the test scenarios run during development, the Digital Twin graph reliably reflected the configured network structure, and Dijkstra's algorithm consistently returned a valid alternative route whenever one existed in the underlying graph, falling back correctly to a 'no feasible route' message when a disruption disconnected the only path between two nodes. The main source of variability observed was in Gemini API response latency, which occasionally exceeded the 10-second target under network load; this is an external dependency rather than a defect in the recommendation logic itself, and is discussed further as a limitation in Section 4.7. Where a generated scenario referenced a node or edge not present in the current graph, the impact-calculation step correctly rejected it and requested regeneration, which the team judges an appropriately conservative behaviour for a decision-support tool.</w:t>
      </w:r>
    </w:p>
    <w:p w14:paraId="22DDB1B9" w14:textId="77777777" w:rsidR="00EE6D91" w:rsidRPr="007B70F0" w:rsidRDefault="00000000">
      <w:pPr>
        <w:spacing w:before="240" w:after="120"/>
        <w:rPr>
          <w:sz w:val="32"/>
          <w:szCs w:val="32"/>
          <w:rPrChange w:id="257" w:author="Praveen kumar C" w:date="2026-09-02T16:12:00Z" w16du:dateUtc="2026-09-02T10:42:00Z">
            <w:rPr/>
          </w:rPrChange>
        </w:rPr>
      </w:pPr>
      <w:r w:rsidRPr="007B70F0">
        <w:rPr>
          <w:b/>
          <w:bCs/>
          <w:sz w:val="32"/>
          <w:szCs w:val="32"/>
          <w:rPrChange w:id="258" w:author="Praveen kumar C" w:date="2026-09-02T16:12:00Z" w16du:dateUtc="2026-09-02T10:42:00Z">
            <w:rPr>
              <w:b/>
              <w:bCs/>
            </w:rPr>
          </w:rPrChange>
        </w:rPr>
        <w:t>4.6 Comparison with Existing Solutions &amp; Achievement of Objectives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38"/>
        <w:gridCol w:w="3472"/>
        <w:gridCol w:w="3116"/>
      </w:tblGrid>
      <w:tr w:rsidR="00EE6D91" w14:paraId="632B3953" w14:textId="77777777">
        <w:trPr>
          <w:tblHeader/>
        </w:trPr>
        <w:tc>
          <w:tcPr>
            <w:tcW w:w="0" w:type="auto"/>
            <w:shd w:val="clear" w:color="auto" w:fill="D9D9D9"/>
            <w:tcMar>
              <w:top w:w="80" w:type="dxa"/>
              <w:left w:w="100" w:type="dxa"/>
              <w:bottom w:w="80" w:type="dxa"/>
              <w:right w:w="100" w:type="dxa"/>
            </w:tcMar>
            <w:vAlign w:val="center"/>
          </w:tcPr>
          <w:p w14:paraId="2DF7C779" w14:textId="77777777" w:rsidR="00EE6D91" w:rsidRDefault="00000000">
            <w:pPr>
              <w:jc w:val="center"/>
            </w:pPr>
            <w:r>
              <w:rPr>
                <w:rFonts w:ascii="Arial" w:eastAsia="Arial" w:hAnsi="Arial" w:cs="Arial"/>
                <w:b/>
                <w:bCs/>
                <w:sz w:val="20"/>
                <w:szCs w:val="20"/>
              </w:rPr>
              <w:t>Objective</w:t>
            </w:r>
          </w:p>
        </w:tc>
        <w:tc>
          <w:tcPr>
            <w:tcW w:w="0" w:type="auto"/>
            <w:shd w:val="clear" w:color="auto" w:fill="D9D9D9"/>
            <w:tcMar>
              <w:top w:w="80" w:type="dxa"/>
              <w:left w:w="100" w:type="dxa"/>
              <w:bottom w:w="80" w:type="dxa"/>
              <w:right w:w="100" w:type="dxa"/>
            </w:tcMar>
            <w:vAlign w:val="center"/>
          </w:tcPr>
          <w:p w14:paraId="15AC2874" w14:textId="77777777" w:rsidR="00EE6D91" w:rsidRDefault="00000000">
            <w:pPr>
              <w:jc w:val="center"/>
            </w:pPr>
            <w:r>
              <w:rPr>
                <w:rFonts w:ascii="Arial" w:eastAsia="Arial" w:hAnsi="Arial" w:cs="Arial"/>
                <w:b/>
                <w:bCs/>
                <w:sz w:val="20"/>
                <w:szCs w:val="20"/>
              </w:rPr>
              <w:t>Evidence</w:t>
            </w:r>
          </w:p>
        </w:tc>
        <w:tc>
          <w:tcPr>
            <w:tcW w:w="0" w:type="auto"/>
            <w:shd w:val="clear" w:color="auto" w:fill="D9D9D9"/>
            <w:tcMar>
              <w:top w:w="80" w:type="dxa"/>
              <w:left w:w="100" w:type="dxa"/>
              <w:bottom w:w="80" w:type="dxa"/>
              <w:right w:w="100" w:type="dxa"/>
            </w:tcMar>
            <w:vAlign w:val="center"/>
          </w:tcPr>
          <w:p w14:paraId="0898A629" w14:textId="77777777" w:rsidR="00EE6D91" w:rsidRDefault="00000000">
            <w:pPr>
              <w:jc w:val="center"/>
            </w:pPr>
            <w:r>
              <w:rPr>
                <w:rFonts w:ascii="Arial" w:eastAsia="Arial" w:hAnsi="Arial" w:cs="Arial"/>
                <w:b/>
                <w:bCs/>
                <w:sz w:val="20"/>
                <w:szCs w:val="20"/>
              </w:rPr>
              <w:t>Achievement (Fully/Partially/Not Achieved)</w:t>
            </w:r>
          </w:p>
        </w:tc>
      </w:tr>
      <w:tr w:rsidR="00EE6D91" w14:paraId="6353B39C" w14:textId="77777777">
        <w:tc>
          <w:tcPr>
            <w:tcW w:w="0" w:type="auto"/>
            <w:tcMar>
              <w:top w:w="80" w:type="dxa"/>
              <w:left w:w="100" w:type="dxa"/>
              <w:bottom w:w="80" w:type="dxa"/>
              <w:right w:w="100" w:type="dxa"/>
            </w:tcMar>
            <w:vAlign w:val="center"/>
          </w:tcPr>
          <w:p w14:paraId="0C431B78" w14:textId="77777777" w:rsidR="00EE6D91" w:rsidRDefault="00000000">
            <w:r>
              <w:rPr>
                <w:rFonts w:ascii="Arial" w:eastAsia="Arial" w:hAnsi="Arial" w:cs="Arial"/>
                <w:sz w:val="20"/>
                <w:szCs w:val="20"/>
              </w:rPr>
              <w:t>Design a Digital Twin model of the supply chain network</w:t>
            </w:r>
          </w:p>
        </w:tc>
        <w:tc>
          <w:tcPr>
            <w:tcW w:w="0" w:type="auto"/>
            <w:tcMar>
              <w:top w:w="80" w:type="dxa"/>
              <w:left w:w="100" w:type="dxa"/>
              <w:bottom w:w="80" w:type="dxa"/>
              <w:right w:w="100" w:type="dxa"/>
            </w:tcMar>
            <w:vAlign w:val="center"/>
          </w:tcPr>
          <w:p w14:paraId="058176CE" w14:textId="77777777" w:rsidR="00EE6D91" w:rsidRDefault="00000000">
            <w:proofErr w:type="spellStart"/>
            <w:r>
              <w:rPr>
                <w:rFonts w:ascii="Arial" w:eastAsia="Arial" w:hAnsi="Arial" w:cs="Arial"/>
                <w:sz w:val="20"/>
                <w:szCs w:val="20"/>
              </w:rPr>
              <w:t>NetworkX</w:t>
            </w:r>
            <w:proofErr w:type="spellEnd"/>
            <w:r>
              <w:rPr>
                <w:rFonts w:ascii="Arial" w:eastAsia="Arial" w:hAnsi="Arial" w:cs="Arial"/>
                <w:sz w:val="20"/>
                <w:szCs w:val="20"/>
              </w:rPr>
              <w:t xml:space="preserve"> graph model implemented representing suppliers, warehouses, routes, and demand points (Section 3.5)</w:t>
            </w:r>
          </w:p>
        </w:tc>
        <w:tc>
          <w:tcPr>
            <w:tcW w:w="0" w:type="auto"/>
            <w:tcMar>
              <w:top w:w="80" w:type="dxa"/>
              <w:left w:w="100" w:type="dxa"/>
              <w:bottom w:w="80" w:type="dxa"/>
              <w:right w:w="100" w:type="dxa"/>
            </w:tcMar>
            <w:vAlign w:val="center"/>
          </w:tcPr>
          <w:p w14:paraId="52B776C1" w14:textId="77777777" w:rsidR="00EE6D91" w:rsidRDefault="00000000">
            <w:r>
              <w:rPr>
                <w:rFonts w:ascii="Arial" w:eastAsia="Arial" w:hAnsi="Arial" w:cs="Arial"/>
                <w:sz w:val="20"/>
                <w:szCs w:val="20"/>
              </w:rPr>
              <w:t>Fully Achieved</w:t>
            </w:r>
          </w:p>
        </w:tc>
      </w:tr>
      <w:tr w:rsidR="00EE6D91" w14:paraId="20642906" w14:textId="77777777">
        <w:tc>
          <w:tcPr>
            <w:tcW w:w="0" w:type="auto"/>
            <w:tcMar>
              <w:top w:w="80" w:type="dxa"/>
              <w:left w:w="100" w:type="dxa"/>
              <w:bottom w:w="80" w:type="dxa"/>
              <w:right w:w="100" w:type="dxa"/>
            </w:tcMar>
            <w:vAlign w:val="center"/>
          </w:tcPr>
          <w:p w14:paraId="1D1E5E49" w14:textId="77777777" w:rsidR="00EE6D91" w:rsidRDefault="00000000">
            <w:r>
              <w:rPr>
                <w:rFonts w:ascii="Arial" w:eastAsia="Arial" w:hAnsi="Arial" w:cs="Arial"/>
                <w:sz w:val="20"/>
                <w:szCs w:val="20"/>
              </w:rPr>
              <w:t>Develop Generative AI-based disruption scenario generation</w:t>
            </w:r>
          </w:p>
        </w:tc>
        <w:tc>
          <w:tcPr>
            <w:tcW w:w="0" w:type="auto"/>
            <w:tcMar>
              <w:top w:w="80" w:type="dxa"/>
              <w:left w:w="100" w:type="dxa"/>
              <w:bottom w:w="80" w:type="dxa"/>
              <w:right w:w="100" w:type="dxa"/>
            </w:tcMar>
            <w:vAlign w:val="center"/>
          </w:tcPr>
          <w:p w14:paraId="3113DE9A" w14:textId="77777777" w:rsidR="00EE6D91" w:rsidRDefault="00000000">
            <w:r>
              <w:rPr>
                <w:rFonts w:ascii="Arial" w:eastAsia="Arial" w:hAnsi="Arial" w:cs="Arial"/>
                <w:sz w:val="20"/>
                <w:szCs w:val="20"/>
              </w:rPr>
              <w:t>Gemini API integration generating supplier-failure, delay, and demand-spike scenarios (Section 4.2)</w:t>
            </w:r>
          </w:p>
        </w:tc>
        <w:tc>
          <w:tcPr>
            <w:tcW w:w="0" w:type="auto"/>
            <w:tcMar>
              <w:top w:w="80" w:type="dxa"/>
              <w:left w:w="100" w:type="dxa"/>
              <w:bottom w:w="80" w:type="dxa"/>
              <w:right w:w="100" w:type="dxa"/>
            </w:tcMar>
            <w:vAlign w:val="center"/>
          </w:tcPr>
          <w:p w14:paraId="624F89BE" w14:textId="77777777" w:rsidR="00EE6D91" w:rsidRDefault="00000000">
            <w:r>
              <w:rPr>
                <w:rFonts w:ascii="Arial" w:eastAsia="Arial" w:hAnsi="Arial" w:cs="Arial"/>
                <w:sz w:val="20"/>
                <w:szCs w:val="20"/>
              </w:rPr>
              <w:t>Fully Achieved</w:t>
            </w:r>
          </w:p>
        </w:tc>
      </w:tr>
      <w:tr w:rsidR="00EE6D91" w14:paraId="67A65CB2" w14:textId="77777777">
        <w:tc>
          <w:tcPr>
            <w:tcW w:w="0" w:type="auto"/>
            <w:tcMar>
              <w:top w:w="80" w:type="dxa"/>
              <w:left w:w="100" w:type="dxa"/>
              <w:bottom w:w="80" w:type="dxa"/>
              <w:right w:w="100" w:type="dxa"/>
            </w:tcMar>
            <w:vAlign w:val="center"/>
          </w:tcPr>
          <w:p w14:paraId="3D868D58" w14:textId="77777777" w:rsidR="00EE6D91" w:rsidRDefault="00000000">
            <w:r>
              <w:rPr>
                <w:rFonts w:ascii="Arial" w:eastAsia="Arial" w:hAnsi="Arial" w:cs="Arial"/>
                <w:sz w:val="20"/>
                <w:szCs w:val="20"/>
              </w:rPr>
              <w:t>Model disruption impact on inventory, cost, and delivery</w:t>
            </w:r>
          </w:p>
        </w:tc>
        <w:tc>
          <w:tcPr>
            <w:tcW w:w="0" w:type="auto"/>
            <w:tcMar>
              <w:top w:w="80" w:type="dxa"/>
              <w:left w:w="100" w:type="dxa"/>
              <w:bottom w:w="80" w:type="dxa"/>
              <w:right w:w="100" w:type="dxa"/>
            </w:tcMar>
            <w:vAlign w:val="center"/>
          </w:tcPr>
          <w:p w14:paraId="6DE92B5A" w14:textId="77777777" w:rsidR="00EE6D91" w:rsidRDefault="00000000">
            <w:r>
              <w:rPr>
                <w:rFonts w:ascii="Arial" w:eastAsia="Arial" w:hAnsi="Arial" w:cs="Arial"/>
                <w:sz w:val="20"/>
                <w:szCs w:val="20"/>
              </w:rPr>
              <w:t>Impact-calculation logic implemented and exercised in test scenarios (Section 4.5)</w:t>
            </w:r>
          </w:p>
        </w:tc>
        <w:tc>
          <w:tcPr>
            <w:tcW w:w="0" w:type="auto"/>
            <w:tcMar>
              <w:top w:w="80" w:type="dxa"/>
              <w:left w:w="100" w:type="dxa"/>
              <w:bottom w:w="80" w:type="dxa"/>
              <w:right w:w="100" w:type="dxa"/>
            </w:tcMar>
            <w:vAlign w:val="center"/>
          </w:tcPr>
          <w:p w14:paraId="2531195A" w14:textId="77777777" w:rsidR="00EE6D91" w:rsidRDefault="00000000">
            <w:r>
              <w:rPr>
                <w:rFonts w:ascii="Arial" w:eastAsia="Arial" w:hAnsi="Arial" w:cs="Arial"/>
                <w:sz w:val="20"/>
                <w:szCs w:val="20"/>
              </w:rPr>
              <w:t>Fully Achieved</w:t>
            </w:r>
          </w:p>
        </w:tc>
      </w:tr>
      <w:tr w:rsidR="00EE6D91" w14:paraId="21B2855B" w14:textId="77777777">
        <w:tc>
          <w:tcPr>
            <w:tcW w:w="0" w:type="auto"/>
            <w:tcMar>
              <w:top w:w="80" w:type="dxa"/>
              <w:left w:w="100" w:type="dxa"/>
              <w:bottom w:w="80" w:type="dxa"/>
              <w:right w:w="100" w:type="dxa"/>
            </w:tcMar>
            <w:vAlign w:val="center"/>
          </w:tcPr>
          <w:p w14:paraId="743F120C" w14:textId="77777777" w:rsidR="00EE6D91" w:rsidRDefault="00000000">
            <w:r>
              <w:rPr>
                <w:rFonts w:ascii="Arial" w:eastAsia="Arial" w:hAnsi="Arial" w:cs="Arial"/>
                <w:sz w:val="20"/>
                <w:szCs w:val="20"/>
              </w:rPr>
              <w:t>Recommend resilience strategies via optimisation</w:t>
            </w:r>
          </w:p>
        </w:tc>
        <w:tc>
          <w:tcPr>
            <w:tcW w:w="0" w:type="auto"/>
            <w:tcMar>
              <w:top w:w="80" w:type="dxa"/>
              <w:left w:w="100" w:type="dxa"/>
              <w:bottom w:w="80" w:type="dxa"/>
              <w:right w:w="100" w:type="dxa"/>
            </w:tcMar>
            <w:vAlign w:val="center"/>
          </w:tcPr>
          <w:p w14:paraId="32A43A17" w14:textId="77777777" w:rsidR="00EE6D91" w:rsidRDefault="00000000">
            <w:r>
              <w:rPr>
                <w:rFonts w:ascii="Arial" w:eastAsia="Arial" w:hAnsi="Arial" w:cs="Arial"/>
                <w:sz w:val="20"/>
                <w:szCs w:val="20"/>
              </w:rPr>
              <w:t>Dijkstra-based alternative routing and optimisation logic implemented (Section 4.2)</w:t>
            </w:r>
          </w:p>
        </w:tc>
        <w:tc>
          <w:tcPr>
            <w:tcW w:w="0" w:type="auto"/>
            <w:tcMar>
              <w:top w:w="80" w:type="dxa"/>
              <w:left w:w="100" w:type="dxa"/>
              <w:bottom w:w="80" w:type="dxa"/>
              <w:right w:w="100" w:type="dxa"/>
            </w:tcMar>
            <w:vAlign w:val="center"/>
          </w:tcPr>
          <w:p w14:paraId="61555534" w14:textId="77777777" w:rsidR="00EE6D91" w:rsidRDefault="00000000">
            <w:r>
              <w:rPr>
                <w:rFonts w:ascii="Arial" w:eastAsia="Arial" w:hAnsi="Arial" w:cs="Arial"/>
                <w:sz w:val="20"/>
                <w:szCs w:val="20"/>
              </w:rPr>
              <w:t>Fully Achieved</w:t>
            </w:r>
          </w:p>
        </w:tc>
      </w:tr>
      <w:tr w:rsidR="00EE6D91" w14:paraId="729D8485" w14:textId="77777777">
        <w:tc>
          <w:tcPr>
            <w:tcW w:w="0" w:type="auto"/>
            <w:tcMar>
              <w:top w:w="80" w:type="dxa"/>
              <w:left w:w="100" w:type="dxa"/>
              <w:bottom w:w="80" w:type="dxa"/>
              <w:right w:w="100" w:type="dxa"/>
            </w:tcMar>
            <w:vAlign w:val="center"/>
          </w:tcPr>
          <w:p w14:paraId="58B2C940" w14:textId="77777777" w:rsidR="00EE6D91" w:rsidRDefault="00000000">
            <w:r>
              <w:rPr>
                <w:rFonts w:ascii="Arial" w:eastAsia="Arial" w:hAnsi="Arial" w:cs="Arial"/>
                <w:sz w:val="20"/>
                <w:szCs w:val="20"/>
              </w:rPr>
              <w:t>Test system outputs against representative scenarios</w:t>
            </w:r>
          </w:p>
        </w:tc>
        <w:tc>
          <w:tcPr>
            <w:tcW w:w="0" w:type="auto"/>
            <w:tcMar>
              <w:top w:w="80" w:type="dxa"/>
              <w:left w:w="100" w:type="dxa"/>
              <w:bottom w:w="80" w:type="dxa"/>
              <w:right w:w="100" w:type="dxa"/>
            </w:tcMar>
            <w:vAlign w:val="center"/>
          </w:tcPr>
          <w:p w14:paraId="5DDF8A3E" w14:textId="77777777" w:rsidR="00EE6D91" w:rsidRDefault="00000000">
            <w:r>
              <w:rPr>
                <w:rFonts w:ascii="Arial" w:eastAsia="Arial" w:hAnsi="Arial" w:cs="Arial"/>
                <w:sz w:val="20"/>
                <w:szCs w:val="20"/>
              </w:rPr>
              <w:t>Test plan executed as described in Section 4.3</w:t>
            </w:r>
          </w:p>
        </w:tc>
        <w:tc>
          <w:tcPr>
            <w:tcW w:w="0" w:type="auto"/>
            <w:tcMar>
              <w:top w:w="80" w:type="dxa"/>
              <w:left w:w="100" w:type="dxa"/>
              <w:bottom w:w="80" w:type="dxa"/>
              <w:right w:w="100" w:type="dxa"/>
            </w:tcMar>
            <w:vAlign w:val="center"/>
          </w:tcPr>
          <w:p w14:paraId="63C75F3D" w14:textId="77777777" w:rsidR="00EE6D91" w:rsidRDefault="00000000">
            <w:r>
              <w:rPr>
                <w:rFonts w:ascii="Arial" w:eastAsia="Arial" w:hAnsi="Arial" w:cs="Arial"/>
                <w:sz w:val="20"/>
                <w:szCs w:val="20"/>
              </w:rPr>
              <w:t>Partially Achieved – quantitative pass/fail values to be finalised by the team</w:t>
            </w:r>
          </w:p>
        </w:tc>
      </w:tr>
      <w:tr w:rsidR="00EE6D91" w14:paraId="579F93EE" w14:textId="77777777">
        <w:tc>
          <w:tcPr>
            <w:tcW w:w="0" w:type="auto"/>
            <w:tcMar>
              <w:top w:w="80" w:type="dxa"/>
              <w:left w:w="100" w:type="dxa"/>
              <w:bottom w:w="80" w:type="dxa"/>
              <w:right w:w="100" w:type="dxa"/>
            </w:tcMar>
            <w:vAlign w:val="center"/>
          </w:tcPr>
          <w:p w14:paraId="1FF1C899" w14:textId="77777777" w:rsidR="00EE6D91" w:rsidRDefault="00000000">
            <w:r>
              <w:rPr>
                <w:rFonts w:ascii="Arial" w:eastAsia="Arial" w:hAnsi="Arial" w:cs="Arial"/>
                <w:sz w:val="20"/>
                <w:szCs w:val="20"/>
              </w:rPr>
              <w:t>Evaluate achievement against design specifications</w:t>
            </w:r>
          </w:p>
        </w:tc>
        <w:tc>
          <w:tcPr>
            <w:tcW w:w="0" w:type="auto"/>
            <w:tcMar>
              <w:top w:w="80" w:type="dxa"/>
              <w:left w:w="100" w:type="dxa"/>
              <w:bottom w:w="80" w:type="dxa"/>
              <w:right w:w="100" w:type="dxa"/>
            </w:tcMar>
            <w:vAlign w:val="center"/>
          </w:tcPr>
          <w:p w14:paraId="19A946D0" w14:textId="77777777" w:rsidR="00EE6D91" w:rsidRDefault="00000000">
            <w:r>
              <w:rPr>
                <w:rFonts w:ascii="Arial" w:eastAsia="Arial" w:hAnsi="Arial" w:cs="Arial"/>
                <w:sz w:val="20"/>
                <w:szCs w:val="20"/>
              </w:rPr>
              <w:t>Specification vs. achieved-value table (Section 4.3)</w:t>
            </w:r>
          </w:p>
        </w:tc>
        <w:tc>
          <w:tcPr>
            <w:tcW w:w="0" w:type="auto"/>
            <w:tcMar>
              <w:top w:w="80" w:type="dxa"/>
              <w:left w:w="100" w:type="dxa"/>
              <w:bottom w:w="80" w:type="dxa"/>
              <w:right w:w="100" w:type="dxa"/>
            </w:tcMar>
            <w:vAlign w:val="center"/>
          </w:tcPr>
          <w:p w14:paraId="0E0E5A01" w14:textId="77777777" w:rsidR="00EE6D91" w:rsidRDefault="00000000">
            <w:r>
              <w:rPr>
                <w:rFonts w:ascii="Arial" w:eastAsia="Arial" w:hAnsi="Arial" w:cs="Arial"/>
                <w:sz w:val="20"/>
                <w:szCs w:val="20"/>
              </w:rPr>
              <w:t>Partially Achieved – pending final measured values</w:t>
            </w:r>
          </w:p>
        </w:tc>
      </w:tr>
    </w:tbl>
    <w:p w14:paraId="1FFAFAD0" w14:textId="77777777" w:rsidR="00EE6D91" w:rsidRPr="007B70F0" w:rsidRDefault="00000000">
      <w:pPr>
        <w:spacing w:before="240" w:after="120"/>
        <w:rPr>
          <w:sz w:val="32"/>
          <w:szCs w:val="32"/>
          <w:rPrChange w:id="259" w:author="Praveen kumar C" w:date="2026-09-02T16:12:00Z" w16du:dateUtc="2026-09-02T10:42:00Z">
            <w:rPr/>
          </w:rPrChange>
        </w:rPr>
      </w:pPr>
      <w:r w:rsidRPr="007B70F0">
        <w:rPr>
          <w:b/>
          <w:bCs/>
          <w:sz w:val="32"/>
          <w:szCs w:val="32"/>
          <w:rPrChange w:id="260" w:author="Praveen kumar C" w:date="2026-09-02T16:12:00Z" w16du:dateUtc="2026-09-02T10:42:00Z">
            <w:rPr>
              <w:b/>
              <w:bCs/>
            </w:rPr>
          </w:rPrChange>
        </w:rPr>
        <w:t>4.7 Strengths &amp; Limitations</w:t>
      </w:r>
    </w:p>
    <w:p w14:paraId="7A74BFDF" w14:textId="77777777" w:rsidR="00EE6D91" w:rsidRPr="007B70F0" w:rsidRDefault="00000000">
      <w:pPr>
        <w:spacing w:after="160" w:line="300" w:lineRule="auto"/>
        <w:rPr>
          <w:sz w:val="32"/>
          <w:szCs w:val="32"/>
          <w:rPrChange w:id="261" w:author="Praveen kumar C" w:date="2026-09-02T16:12:00Z" w16du:dateUtc="2026-09-02T10:42:00Z">
            <w:rPr/>
          </w:rPrChange>
        </w:rPr>
      </w:pPr>
      <w:r w:rsidRPr="007B70F0">
        <w:rPr>
          <w:b/>
          <w:bCs/>
          <w:sz w:val="32"/>
          <w:szCs w:val="32"/>
          <w:rPrChange w:id="262" w:author="Praveen kumar C" w:date="2026-09-02T16:12:00Z" w16du:dateUtc="2026-09-02T10:42:00Z">
            <w:rPr>
              <w:b/>
              <w:bCs/>
            </w:rPr>
          </w:rPrChange>
        </w:rPr>
        <w:t>Strengths:</w:t>
      </w:r>
    </w:p>
    <w:p w14:paraId="6BF1C4B2" w14:textId="77777777" w:rsidR="00EE6D91" w:rsidRDefault="00000000">
      <w:pPr>
        <w:pStyle w:val="ListParagraph"/>
        <w:numPr>
          <w:ilvl w:val="0"/>
          <w:numId w:val="1"/>
        </w:numPr>
        <w:spacing w:after="90" w:line="280" w:lineRule="auto"/>
        <w:jc w:val="both"/>
        <w:pPrChange w:id="263" w:author="Praveen kumar C" w:date="2026-09-02T16:12:00Z" w16du:dateUtc="2026-09-02T10:42:00Z">
          <w:pPr>
            <w:pStyle w:val="ListParagraph"/>
            <w:numPr>
              <w:numId w:val="1"/>
            </w:numPr>
            <w:spacing w:after="90" w:line="280" w:lineRule="auto"/>
            <w:ind w:left="502" w:hanging="360"/>
          </w:pPr>
        </w:pPrChange>
      </w:pPr>
      <w:r>
        <w:t>Combines a structural Digital Twin with generative scenario modelling in a single working prototype, rather than treating them as separate conceptual layers.</w:t>
      </w:r>
    </w:p>
    <w:p w14:paraId="3513D614" w14:textId="77777777" w:rsidR="00EE6D91" w:rsidRDefault="00000000">
      <w:pPr>
        <w:pStyle w:val="ListParagraph"/>
        <w:numPr>
          <w:ilvl w:val="0"/>
          <w:numId w:val="1"/>
        </w:numPr>
        <w:spacing w:after="90" w:line="280" w:lineRule="auto"/>
        <w:jc w:val="both"/>
        <w:pPrChange w:id="264" w:author="Praveen kumar C" w:date="2026-09-02T16:12:00Z" w16du:dateUtc="2026-09-02T10:42:00Z">
          <w:pPr>
            <w:pStyle w:val="ListParagraph"/>
            <w:numPr>
              <w:numId w:val="1"/>
            </w:numPr>
            <w:spacing w:after="90" w:line="280" w:lineRule="auto"/>
            <w:ind w:left="502" w:hanging="360"/>
          </w:pPr>
        </w:pPrChange>
      </w:pPr>
      <w:r>
        <w:lastRenderedPageBreak/>
        <w:t>Closes the loop from disruption generation through impact analysis to a concrete, algorithmically derived recovery recommendation.</w:t>
      </w:r>
    </w:p>
    <w:p w14:paraId="55088904" w14:textId="77777777" w:rsidR="00EE6D91" w:rsidRDefault="00000000">
      <w:pPr>
        <w:pStyle w:val="ListParagraph"/>
        <w:numPr>
          <w:ilvl w:val="0"/>
          <w:numId w:val="1"/>
        </w:numPr>
        <w:spacing w:after="90" w:line="280" w:lineRule="auto"/>
        <w:jc w:val="both"/>
        <w:pPrChange w:id="265" w:author="Praveen kumar C" w:date="2026-09-02T16:12:00Z" w16du:dateUtc="2026-09-02T10:42:00Z">
          <w:pPr>
            <w:pStyle w:val="ListParagraph"/>
            <w:numPr>
              <w:numId w:val="1"/>
            </w:numPr>
            <w:spacing w:after="90" w:line="280" w:lineRule="auto"/>
            <w:ind w:left="502" w:hanging="360"/>
          </w:pPr>
        </w:pPrChange>
      </w:pPr>
      <w:r>
        <w:t>Built entirely from free/open-source components plus a single external API, keeping the system inexpensive to run and extend.</w:t>
      </w:r>
    </w:p>
    <w:p w14:paraId="437D50CB" w14:textId="77777777" w:rsidR="00EE6D91" w:rsidRPr="007B70F0" w:rsidRDefault="00000000">
      <w:pPr>
        <w:spacing w:after="160" w:line="300" w:lineRule="auto"/>
        <w:rPr>
          <w:sz w:val="32"/>
          <w:szCs w:val="32"/>
          <w:rPrChange w:id="266" w:author="Praveen kumar C" w:date="2026-09-02T16:12:00Z" w16du:dateUtc="2026-09-02T10:42:00Z">
            <w:rPr/>
          </w:rPrChange>
        </w:rPr>
      </w:pPr>
      <w:r w:rsidRPr="007B70F0">
        <w:rPr>
          <w:b/>
          <w:bCs/>
          <w:sz w:val="32"/>
          <w:szCs w:val="32"/>
          <w:rPrChange w:id="267" w:author="Praveen kumar C" w:date="2026-09-02T16:12:00Z" w16du:dateUtc="2026-09-02T10:42:00Z">
            <w:rPr>
              <w:b/>
              <w:bCs/>
            </w:rPr>
          </w:rPrChange>
        </w:rPr>
        <w:t>Limitations:</w:t>
      </w:r>
    </w:p>
    <w:p w14:paraId="39915CA1" w14:textId="77777777" w:rsidR="00EE6D91" w:rsidRDefault="00000000">
      <w:pPr>
        <w:pStyle w:val="ListParagraph"/>
        <w:numPr>
          <w:ilvl w:val="0"/>
          <w:numId w:val="1"/>
        </w:numPr>
        <w:spacing w:after="90" w:line="280" w:lineRule="auto"/>
        <w:jc w:val="both"/>
        <w:pPrChange w:id="268" w:author="Praveen kumar C" w:date="2026-09-02T16:12:00Z" w16du:dateUtc="2026-09-02T10:42:00Z">
          <w:pPr>
            <w:pStyle w:val="ListParagraph"/>
            <w:numPr>
              <w:numId w:val="1"/>
            </w:numPr>
            <w:spacing w:after="90" w:line="280" w:lineRule="auto"/>
            <w:ind w:left="502" w:hanging="360"/>
          </w:pPr>
        </w:pPrChange>
      </w:pPr>
      <w:r>
        <w:t>Depends on Gemini API availability; scenario generation cannot run fully offline.</w:t>
      </w:r>
    </w:p>
    <w:p w14:paraId="189B6103" w14:textId="77777777" w:rsidR="00EE6D91" w:rsidRDefault="00000000">
      <w:pPr>
        <w:pStyle w:val="ListParagraph"/>
        <w:numPr>
          <w:ilvl w:val="0"/>
          <w:numId w:val="1"/>
        </w:numPr>
        <w:spacing w:after="90" w:line="280" w:lineRule="auto"/>
        <w:jc w:val="both"/>
        <w:pPrChange w:id="269" w:author="Praveen kumar C" w:date="2026-09-02T16:12:00Z" w16du:dateUtc="2026-09-02T10:42:00Z">
          <w:pPr>
            <w:pStyle w:val="ListParagraph"/>
            <w:numPr>
              <w:numId w:val="1"/>
            </w:numPr>
            <w:spacing w:after="90" w:line="280" w:lineRule="auto"/>
            <w:ind w:left="502" w:hanging="360"/>
          </w:pPr>
        </w:pPrChange>
      </w:pPr>
      <w:r>
        <w:t>Uses synthetic/illustrative supply chain data rather than a validated real-world dataset, so absolute impact figures are indicative rather than production-accurate.</w:t>
      </w:r>
    </w:p>
    <w:p w14:paraId="1BE55F5F" w14:textId="77777777" w:rsidR="00EE6D91" w:rsidRDefault="00000000">
      <w:pPr>
        <w:pStyle w:val="ListParagraph"/>
        <w:numPr>
          <w:ilvl w:val="0"/>
          <w:numId w:val="1"/>
        </w:numPr>
        <w:spacing w:after="90" w:line="280" w:lineRule="auto"/>
        <w:jc w:val="both"/>
        <w:pPrChange w:id="270" w:author="Praveen kumar C" w:date="2026-09-02T16:12:00Z" w16du:dateUtc="2026-09-02T10:42:00Z">
          <w:pPr>
            <w:pStyle w:val="ListParagraph"/>
            <w:numPr>
              <w:numId w:val="1"/>
            </w:numPr>
            <w:spacing w:after="90" w:line="280" w:lineRule="auto"/>
            <w:ind w:left="502" w:hanging="360"/>
          </w:pPr>
        </w:pPrChange>
      </w:pPr>
      <w:r>
        <w:t>Considers disruptions largely one at a time; combined, simultaneous multi-disruption scenarios are only partially explored in the current prototype.</w:t>
      </w:r>
    </w:p>
    <w:p w14:paraId="49888A97" w14:textId="77777777" w:rsidR="00EE6D91" w:rsidRDefault="00000000">
      <w:pPr>
        <w:pStyle w:val="ListParagraph"/>
        <w:numPr>
          <w:ilvl w:val="0"/>
          <w:numId w:val="1"/>
        </w:numPr>
        <w:spacing w:after="90" w:line="280" w:lineRule="auto"/>
        <w:jc w:val="both"/>
        <w:pPrChange w:id="271" w:author="Praveen kumar C" w:date="2026-09-02T16:12:00Z" w16du:dateUtc="2026-09-02T10:42:00Z">
          <w:pPr>
            <w:pStyle w:val="ListParagraph"/>
            <w:numPr>
              <w:numId w:val="1"/>
            </w:numPr>
            <w:spacing w:after="90" w:line="280" w:lineRule="auto"/>
            <w:ind w:left="502" w:hanging="360"/>
          </w:pPr>
        </w:pPrChange>
      </w:pPr>
      <w:r>
        <w:t>Dijkstra's algorithm optimises for shortest path/cost and does not yet incorporate real-time traffic or capacity constraints.</w:t>
      </w:r>
    </w:p>
    <w:p w14:paraId="16399CD9" w14:textId="77777777" w:rsidR="00EE6D91" w:rsidRPr="007B70F0" w:rsidRDefault="00000000">
      <w:pPr>
        <w:spacing w:before="240" w:after="120"/>
        <w:rPr>
          <w:sz w:val="32"/>
          <w:szCs w:val="32"/>
          <w:rPrChange w:id="272" w:author="Praveen kumar C" w:date="2026-09-02T16:12:00Z" w16du:dateUtc="2026-09-02T10:42:00Z">
            <w:rPr/>
          </w:rPrChange>
        </w:rPr>
      </w:pPr>
      <w:r w:rsidRPr="007B70F0">
        <w:rPr>
          <w:b/>
          <w:bCs/>
          <w:sz w:val="32"/>
          <w:szCs w:val="32"/>
          <w:rPrChange w:id="273" w:author="Praveen kumar C" w:date="2026-09-02T16:12:00Z" w16du:dateUtc="2026-09-02T10:42:00Z">
            <w:rPr>
              <w:b/>
              <w:bCs/>
            </w:rPr>
          </w:rPrChange>
        </w:rPr>
        <w:t>4.8 Project Planning, Roles &amp; Budget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181"/>
        <w:gridCol w:w="1593"/>
        <w:gridCol w:w="1252"/>
      </w:tblGrid>
      <w:tr w:rsidR="00EE6D91" w14:paraId="1FEA88C2" w14:textId="77777777">
        <w:trPr>
          <w:tblHeader/>
        </w:trPr>
        <w:tc>
          <w:tcPr>
            <w:tcW w:w="0" w:type="auto"/>
            <w:shd w:val="clear" w:color="auto" w:fill="D9D9D9"/>
            <w:tcMar>
              <w:top w:w="80" w:type="dxa"/>
              <w:left w:w="100" w:type="dxa"/>
              <w:bottom w:w="80" w:type="dxa"/>
              <w:right w:w="100" w:type="dxa"/>
            </w:tcMar>
            <w:vAlign w:val="center"/>
          </w:tcPr>
          <w:p w14:paraId="3B42EA14" w14:textId="77777777" w:rsidR="00EE6D91" w:rsidRDefault="00000000">
            <w:pPr>
              <w:jc w:val="center"/>
            </w:pPr>
            <w:r>
              <w:rPr>
                <w:rFonts w:ascii="Arial" w:eastAsia="Arial" w:hAnsi="Arial" w:cs="Arial"/>
                <w:b/>
                <w:bCs/>
                <w:sz w:val="20"/>
                <w:szCs w:val="20"/>
              </w:rPr>
              <w:t>Milestone</w:t>
            </w:r>
          </w:p>
        </w:tc>
        <w:tc>
          <w:tcPr>
            <w:tcW w:w="0" w:type="auto"/>
            <w:shd w:val="clear" w:color="auto" w:fill="D9D9D9"/>
            <w:tcMar>
              <w:top w:w="80" w:type="dxa"/>
              <w:left w:w="100" w:type="dxa"/>
              <w:bottom w:w="80" w:type="dxa"/>
              <w:right w:w="100" w:type="dxa"/>
            </w:tcMar>
            <w:vAlign w:val="center"/>
          </w:tcPr>
          <w:p w14:paraId="111AD26B" w14:textId="77777777" w:rsidR="00EE6D91" w:rsidRDefault="00000000">
            <w:pPr>
              <w:jc w:val="center"/>
            </w:pPr>
            <w:r>
              <w:rPr>
                <w:rFonts w:ascii="Arial" w:eastAsia="Arial" w:hAnsi="Arial" w:cs="Arial"/>
                <w:b/>
                <w:bCs/>
                <w:sz w:val="20"/>
                <w:szCs w:val="20"/>
              </w:rPr>
              <w:t>Planned Week</w:t>
            </w:r>
          </w:p>
        </w:tc>
        <w:tc>
          <w:tcPr>
            <w:tcW w:w="0" w:type="auto"/>
            <w:shd w:val="clear" w:color="auto" w:fill="D9D9D9"/>
            <w:tcMar>
              <w:top w:w="80" w:type="dxa"/>
              <w:left w:w="100" w:type="dxa"/>
              <w:bottom w:w="80" w:type="dxa"/>
              <w:right w:w="100" w:type="dxa"/>
            </w:tcMar>
            <w:vAlign w:val="center"/>
          </w:tcPr>
          <w:p w14:paraId="4D06FB7B" w14:textId="77777777" w:rsidR="00EE6D91" w:rsidRDefault="00000000">
            <w:pPr>
              <w:jc w:val="center"/>
            </w:pPr>
            <w:r>
              <w:rPr>
                <w:rFonts w:ascii="Arial" w:eastAsia="Arial" w:hAnsi="Arial" w:cs="Arial"/>
                <w:b/>
                <w:bCs/>
                <w:sz w:val="20"/>
                <w:szCs w:val="20"/>
              </w:rPr>
              <w:t>Status</w:t>
            </w:r>
          </w:p>
        </w:tc>
      </w:tr>
      <w:tr w:rsidR="00EE6D91" w14:paraId="3D184BF7" w14:textId="77777777">
        <w:tc>
          <w:tcPr>
            <w:tcW w:w="0" w:type="auto"/>
            <w:tcMar>
              <w:top w:w="80" w:type="dxa"/>
              <w:left w:w="100" w:type="dxa"/>
              <w:bottom w:w="80" w:type="dxa"/>
              <w:right w:w="100" w:type="dxa"/>
            </w:tcMar>
            <w:vAlign w:val="center"/>
          </w:tcPr>
          <w:p w14:paraId="038D439C" w14:textId="77777777" w:rsidR="00EE6D91" w:rsidRDefault="00000000">
            <w:r>
              <w:rPr>
                <w:rFonts w:ascii="Arial" w:eastAsia="Arial" w:hAnsi="Arial" w:cs="Arial"/>
                <w:sz w:val="20"/>
                <w:szCs w:val="20"/>
              </w:rPr>
              <w:t>Literature review and problem definition</w:t>
            </w:r>
          </w:p>
        </w:tc>
        <w:tc>
          <w:tcPr>
            <w:tcW w:w="0" w:type="auto"/>
            <w:tcMar>
              <w:top w:w="80" w:type="dxa"/>
              <w:left w:w="100" w:type="dxa"/>
              <w:bottom w:w="80" w:type="dxa"/>
              <w:right w:w="100" w:type="dxa"/>
            </w:tcMar>
            <w:vAlign w:val="center"/>
          </w:tcPr>
          <w:p w14:paraId="5D6775F0" w14:textId="77777777" w:rsidR="00EE6D91" w:rsidRDefault="00000000">
            <w:r>
              <w:rPr>
                <w:rFonts w:ascii="Arial" w:eastAsia="Arial" w:hAnsi="Arial" w:cs="Arial"/>
                <w:sz w:val="20"/>
                <w:szCs w:val="20"/>
              </w:rPr>
              <w:t>Week 1–2</w:t>
            </w:r>
          </w:p>
        </w:tc>
        <w:tc>
          <w:tcPr>
            <w:tcW w:w="0" w:type="auto"/>
            <w:tcMar>
              <w:top w:w="80" w:type="dxa"/>
              <w:left w:w="100" w:type="dxa"/>
              <w:bottom w:w="80" w:type="dxa"/>
              <w:right w:w="100" w:type="dxa"/>
            </w:tcMar>
            <w:vAlign w:val="center"/>
          </w:tcPr>
          <w:p w14:paraId="65244FDA" w14:textId="77777777" w:rsidR="00EE6D91" w:rsidRDefault="00000000">
            <w:r>
              <w:rPr>
                <w:rFonts w:ascii="Arial" w:eastAsia="Arial" w:hAnsi="Arial" w:cs="Arial"/>
                <w:sz w:val="20"/>
                <w:szCs w:val="20"/>
              </w:rPr>
              <w:t>Completed</w:t>
            </w:r>
          </w:p>
        </w:tc>
      </w:tr>
      <w:tr w:rsidR="00EE6D91" w14:paraId="00657534" w14:textId="77777777">
        <w:tc>
          <w:tcPr>
            <w:tcW w:w="0" w:type="auto"/>
            <w:tcMar>
              <w:top w:w="80" w:type="dxa"/>
              <w:left w:w="100" w:type="dxa"/>
              <w:bottom w:w="80" w:type="dxa"/>
              <w:right w:w="100" w:type="dxa"/>
            </w:tcMar>
            <w:vAlign w:val="center"/>
          </w:tcPr>
          <w:p w14:paraId="6827208A" w14:textId="77777777" w:rsidR="00EE6D91" w:rsidRDefault="00000000">
            <w:r>
              <w:rPr>
                <w:rFonts w:ascii="Arial" w:eastAsia="Arial" w:hAnsi="Arial" w:cs="Arial"/>
                <w:sz w:val="20"/>
                <w:szCs w:val="20"/>
              </w:rPr>
              <w:t>Digital Twin (Module 1) implementation</w:t>
            </w:r>
          </w:p>
        </w:tc>
        <w:tc>
          <w:tcPr>
            <w:tcW w:w="0" w:type="auto"/>
            <w:tcMar>
              <w:top w:w="80" w:type="dxa"/>
              <w:left w:w="100" w:type="dxa"/>
              <w:bottom w:w="80" w:type="dxa"/>
              <w:right w:w="100" w:type="dxa"/>
            </w:tcMar>
            <w:vAlign w:val="center"/>
          </w:tcPr>
          <w:p w14:paraId="401837DB" w14:textId="77777777" w:rsidR="00EE6D91" w:rsidRDefault="00000000">
            <w:r>
              <w:rPr>
                <w:rFonts w:ascii="Arial" w:eastAsia="Arial" w:hAnsi="Arial" w:cs="Arial"/>
                <w:sz w:val="20"/>
                <w:szCs w:val="20"/>
              </w:rPr>
              <w:t>Week 3–4</w:t>
            </w:r>
          </w:p>
        </w:tc>
        <w:tc>
          <w:tcPr>
            <w:tcW w:w="0" w:type="auto"/>
            <w:tcMar>
              <w:top w:w="80" w:type="dxa"/>
              <w:left w:w="100" w:type="dxa"/>
              <w:bottom w:w="80" w:type="dxa"/>
              <w:right w:w="100" w:type="dxa"/>
            </w:tcMar>
            <w:vAlign w:val="center"/>
          </w:tcPr>
          <w:p w14:paraId="7C23B1B5" w14:textId="77777777" w:rsidR="00EE6D91" w:rsidRDefault="00000000">
            <w:r>
              <w:rPr>
                <w:rFonts w:ascii="Arial" w:eastAsia="Arial" w:hAnsi="Arial" w:cs="Arial"/>
                <w:sz w:val="20"/>
                <w:szCs w:val="20"/>
              </w:rPr>
              <w:t>Completed</w:t>
            </w:r>
          </w:p>
        </w:tc>
      </w:tr>
      <w:tr w:rsidR="00EE6D91" w14:paraId="31A997C1" w14:textId="77777777">
        <w:tc>
          <w:tcPr>
            <w:tcW w:w="0" w:type="auto"/>
            <w:tcMar>
              <w:top w:w="80" w:type="dxa"/>
              <w:left w:w="100" w:type="dxa"/>
              <w:bottom w:w="80" w:type="dxa"/>
              <w:right w:w="100" w:type="dxa"/>
            </w:tcMar>
            <w:vAlign w:val="center"/>
          </w:tcPr>
          <w:p w14:paraId="4F4DF686" w14:textId="77777777" w:rsidR="00EE6D91" w:rsidRDefault="00000000">
            <w:r>
              <w:rPr>
                <w:rFonts w:ascii="Arial" w:eastAsia="Arial" w:hAnsi="Arial" w:cs="Arial"/>
                <w:sz w:val="20"/>
                <w:szCs w:val="20"/>
              </w:rPr>
              <w:t>Generative AI disruption module (Module 2) implementation</w:t>
            </w:r>
          </w:p>
        </w:tc>
        <w:tc>
          <w:tcPr>
            <w:tcW w:w="0" w:type="auto"/>
            <w:tcMar>
              <w:top w:w="80" w:type="dxa"/>
              <w:left w:w="100" w:type="dxa"/>
              <w:bottom w:w="80" w:type="dxa"/>
              <w:right w:w="100" w:type="dxa"/>
            </w:tcMar>
            <w:vAlign w:val="center"/>
          </w:tcPr>
          <w:p w14:paraId="7CF75A14" w14:textId="77777777" w:rsidR="00EE6D91" w:rsidRDefault="00000000">
            <w:r>
              <w:rPr>
                <w:rFonts w:ascii="Arial" w:eastAsia="Arial" w:hAnsi="Arial" w:cs="Arial"/>
                <w:sz w:val="20"/>
                <w:szCs w:val="20"/>
              </w:rPr>
              <w:t>Week 5–6</w:t>
            </w:r>
          </w:p>
        </w:tc>
        <w:tc>
          <w:tcPr>
            <w:tcW w:w="0" w:type="auto"/>
            <w:tcMar>
              <w:top w:w="80" w:type="dxa"/>
              <w:left w:w="100" w:type="dxa"/>
              <w:bottom w:w="80" w:type="dxa"/>
              <w:right w:w="100" w:type="dxa"/>
            </w:tcMar>
            <w:vAlign w:val="center"/>
          </w:tcPr>
          <w:p w14:paraId="3847B2F8" w14:textId="77777777" w:rsidR="00EE6D91" w:rsidRDefault="00000000">
            <w:r>
              <w:rPr>
                <w:rFonts w:ascii="Arial" w:eastAsia="Arial" w:hAnsi="Arial" w:cs="Arial"/>
                <w:sz w:val="20"/>
                <w:szCs w:val="20"/>
              </w:rPr>
              <w:t>Completed</w:t>
            </w:r>
          </w:p>
        </w:tc>
      </w:tr>
      <w:tr w:rsidR="00EE6D91" w14:paraId="643D7298" w14:textId="77777777">
        <w:tc>
          <w:tcPr>
            <w:tcW w:w="0" w:type="auto"/>
            <w:tcMar>
              <w:top w:w="80" w:type="dxa"/>
              <w:left w:w="100" w:type="dxa"/>
              <w:bottom w:w="80" w:type="dxa"/>
              <w:right w:w="100" w:type="dxa"/>
            </w:tcMar>
            <w:vAlign w:val="center"/>
          </w:tcPr>
          <w:p w14:paraId="522FA1C7" w14:textId="77777777" w:rsidR="00EE6D91" w:rsidRDefault="00000000">
            <w:r>
              <w:rPr>
                <w:rFonts w:ascii="Arial" w:eastAsia="Arial" w:hAnsi="Arial" w:cs="Arial"/>
                <w:sz w:val="20"/>
                <w:szCs w:val="20"/>
              </w:rPr>
              <w:t>Resilience planning module (Module 3) and dashboard integration</w:t>
            </w:r>
          </w:p>
        </w:tc>
        <w:tc>
          <w:tcPr>
            <w:tcW w:w="0" w:type="auto"/>
            <w:tcMar>
              <w:top w:w="80" w:type="dxa"/>
              <w:left w:w="100" w:type="dxa"/>
              <w:bottom w:w="80" w:type="dxa"/>
              <w:right w:w="100" w:type="dxa"/>
            </w:tcMar>
            <w:vAlign w:val="center"/>
          </w:tcPr>
          <w:p w14:paraId="085E20E5" w14:textId="77777777" w:rsidR="00EE6D91" w:rsidRDefault="00000000">
            <w:r>
              <w:rPr>
                <w:rFonts w:ascii="Arial" w:eastAsia="Arial" w:hAnsi="Arial" w:cs="Arial"/>
                <w:sz w:val="20"/>
                <w:szCs w:val="20"/>
              </w:rPr>
              <w:t>Week 7–8</w:t>
            </w:r>
          </w:p>
        </w:tc>
        <w:tc>
          <w:tcPr>
            <w:tcW w:w="0" w:type="auto"/>
            <w:tcMar>
              <w:top w:w="80" w:type="dxa"/>
              <w:left w:w="100" w:type="dxa"/>
              <w:bottom w:w="80" w:type="dxa"/>
              <w:right w:w="100" w:type="dxa"/>
            </w:tcMar>
            <w:vAlign w:val="center"/>
          </w:tcPr>
          <w:p w14:paraId="1E209D40" w14:textId="77777777" w:rsidR="00EE6D91" w:rsidRDefault="00000000">
            <w:r>
              <w:rPr>
                <w:rFonts w:ascii="Arial" w:eastAsia="Arial" w:hAnsi="Arial" w:cs="Arial"/>
                <w:sz w:val="20"/>
                <w:szCs w:val="20"/>
              </w:rPr>
              <w:t>Completed</w:t>
            </w:r>
          </w:p>
        </w:tc>
      </w:tr>
      <w:tr w:rsidR="00EE6D91" w14:paraId="12301B94" w14:textId="77777777">
        <w:tc>
          <w:tcPr>
            <w:tcW w:w="0" w:type="auto"/>
            <w:tcMar>
              <w:top w:w="80" w:type="dxa"/>
              <w:left w:w="100" w:type="dxa"/>
              <w:bottom w:w="80" w:type="dxa"/>
              <w:right w:w="100" w:type="dxa"/>
            </w:tcMar>
            <w:vAlign w:val="center"/>
          </w:tcPr>
          <w:p w14:paraId="246222F6" w14:textId="77777777" w:rsidR="00EE6D91" w:rsidRDefault="00000000">
            <w:r>
              <w:rPr>
                <w:rFonts w:ascii="Arial" w:eastAsia="Arial" w:hAnsi="Arial" w:cs="Arial"/>
                <w:sz w:val="20"/>
                <w:szCs w:val="20"/>
              </w:rPr>
              <w:t>Testing, results collection, and report writing</w:t>
            </w:r>
          </w:p>
        </w:tc>
        <w:tc>
          <w:tcPr>
            <w:tcW w:w="0" w:type="auto"/>
            <w:tcMar>
              <w:top w:w="80" w:type="dxa"/>
              <w:left w:w="100" w:type="dxa"/>
              <w:bottom w:w="80" w:type="dxa"/>
              <w:right w:w="100" w:type="dxa"/>
            </w:tcMar>
            <w:vAlign w:val="center"/>
          </w:tcPr>
          <w:p w14:paraId="63E406DD" w14:textId="77777777" w:rsidR="00EE6D91" w:rsidRDefault="00000000">
            <w:r>
              <w:rPr>
                <w:rFonts w:ascii="Arial" w:eastAsia="Arial" w:hAnsi="Arial" w:cs="Arial"/>
                <w:sz w:val="20"/>
                <w:szCs w:val="20"/>
              </w:rPr>
              <w:t>Week 9–10</w:t>
            </w:r>
          </w:p>
        </w:tc>
        <w:tc>
          <w:tcPr>
            <w:tcW w:w="0" w:type="auto"/>
            <w:tcMar>
              <w:top w:w="80" w:type="dxa"/>
              <w:left w:w="100" w:type="dxa"/>
              <w:bottom w:w="80" w:type="dxa"/>
              <w:right w:w="100" w:type="dxa"/>
            </w:tcMar>
            <w:vAlign w:val="center"/>
          </w:tcPr>
          <w:p w14:paraId="3DE841C6" w14:textId="77777777" w:rsidR="00EE6D91" w:rsidRDefault="00000000">
            <w:r>
              <w:rPr>
                <w:rFonts w:ascii="Arial" w:eastAsia="Arial" w:hAnsi="Arial" w:cs="Arial"/>
                <w:sz w:val="20"/>
                <w:szCs w:val="20"/>
              </w:rPr>
              <w:t>In Progress</w:t>
            </w:r>
          </w:p>
        </w:tc>
      </w:tr>
    </w:tbl>
    <w:p w14:paraId="5A9EBDA7" w14:textId="77777777" w:rsidR="00EE6D91" w:rsidRDefault="00EE6D91">
      <w:pPr>
        <w:spacing w:after="12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80"/>
        <w:gridCol w:w="4006"/>
        <w:gridCol w:w="3340"/>
      </w:tblGrid>
      <w:tr w:rsidR="00EE6D91" w14:paraId="0E01BA72" w14:textId="77777777">
        <w:trPr>
          <w:tblHeader/>
        </w:trPr>
        <w:tc>
          <w:tcPr>
            <w:tcW w:w="0" w:type="auto"/>
            <w:shd w:val="clear" w:color="auto" w:fill="D9D9D9"/>
            <w:tcMar>
              <w:top w:w="80" w:type="dxa"/>
              <w:left w:w="100" w:type="dxa"/>
              <w:bottom w:w="80" w:type="dxa"/>
              <w:right w:w="100" w:type="dxa"/>
            </w:tcMar>
            <w:vAlign w:val="center"/>
          </w:tcPr>
          <w:p w14:paraId="16DE950C" w14:textId="77777777" w:rsidR="00EE6D91" w:rsidRDefault="00000000">
            <w:pPr>
              <w:jc w:val="center"/>
            </w:pPr>
            <w:r>
              <w:rPr>
                <w:rFonts w:ascii="Arial" w:eastAsia="Arial" w:hAnsi="Arial" w:cs="Arial"/>
                <w:b/>
                <w:bCs/>
                <w:sz w:val="20"/>
                <w:szCs w:val="20"/>
              </w:rPr>
              <w:t>Student</w:t>
            </w:r>
          </w:p>
        </w:tc>
        <w:tc>
          <w:tcPr>
            <w:tcW w:w="0" w:type="auto"/>
            <w:shd w:val="clear" w:color="auto" w:fill="D9D9D9"/>
            <w:tcMar>
              <w:top w:w="80" w:type="dxa"/>
              <w:left w:w="100" w:type="dxa"/>
              <w:bottom w:w="80" w:type="dxa"/>
              <w:right w:w="100" w:type="dxa"/>
            </w:tcMar>
            <w:vAlign w:val="center"/>
          </w:tcPr>
          <w:p w14:paraId="7408BDFB" w14:textId="77777777" w:rsidR="00EE6D91" w:rsidRDefault="00000000">
            <w:pPr>
              <w:jc w:val="center"/>
            </w:pPr>
            <w:r>
              <w:rPr>
                <w:rFonts w:ascii="Arial" w:eastAsia="Arial" w:hAnsi="Arial" w:cs="Arial"/>
                <w:b/>
                <w:bCs/>
                <w:sz w:val="20"/>
                <w:szCs w:val="20"/>
              </w:rPr>
              <w:t>Assigned Responsibility</w:t>
            </w:r>
          </w:p>
        </w:tc>
        <w:tc>
          <w:tcPr>
            <w:tcW w:w="0" w:type="auto"/>
            <w:shd w:val="clear" w:color="auto" w:fill="D9D9D9"/>
            <w:tcMar>
              <w:top w:w="80" w:type="dxa"/>
              <w:left w:w="100" w:type="dxa"/>
              <w:bottom w:w="80" w:type="dxa"/>
              <w:right w:w="100" w:type="dxa"/>
            </w:tcMar>
            <w:vAlign w:val="center"/>
          </w:tcPr>
          <w:p w14:paraId="0E6D311C" w14:textId="77777777" w:rsidR="00EE6D91" w:rsidRDefault="00000000">
            <w:pPr>
              <w:jc w:val="center"/>
            </w:pPr>
            <w:r>
              <w:rPr>
                <w:rFonts w:ascii="Arial" w:eastAsia="Arial" w:hAnsi="Arial" w:cs="Arial"/>
                <w:b/>
                <w:bCs/>
                <w:sz w:val="20"/>
                <w:szCs w:val="20"/>
              </w:rPr>
              <w:t>Actual Contribution</w:t>
            </w:r>
          </w:p>
        </w:tc>
      </w:tr>
      <w:tr w:rsidR="00EE6D91" w14:paraId="27B25078" w14:textId="77777777">
        <w:tc>
          <w:tcPr>
            <w:tcW w:w="0" w:type="auto"/>
            <w:tcMar>
              <w:top w:w="80" w:type="dxa"/>
              <w:left w:w="100" w:type="dxa"/>
              <w:bottom w:w="80" w:type="dxa"/>
              <w:right w:w="100" w:type="dxa"/>
            </w:tcMar>
            <w:vAlign w:val="center"/>
          </w:tcPr>
          <w:p w14:paraId="735A4E86" w14:textId="77777777" w:rsidR="00EE6D91" w:rsidRDefault="00000000">
            <w:r>
              <w:rPr>
                <w:rFonts w:ascii="Arial" w:eastAsia="Arial" w:hAnsi="Arial" w:cs="Arial"/>
                <w:sz w:val="20"/>
                <w:szCs w:val="20"/>
              </w:rPr>
              <w:t>C. Praveen Kumar</w:t>
            </w:r>
          </w:p>
        </w:tc>
        <w:tc>
          <w:tcPr>
            <w:tcW w:w="0" w:type="auto"/>
            <w:tcMar>
              <w:top w:w="80" w:type="dxa"/>
              <w:left w:w="100" w:type="dxa"/>
              <w:bottom w:w="80" w:type="dxa"/>
              <w:right w:w="100" w:type="dxa"/>
            </w:tcMar>
            <w:vAlign w:val="center"/>
          </w:tcPr>
          <w:p w14:paraId="6A8363D6" w14:textId="77777777" w:rsidR="00EE6D91" w:rsidRDefault="00000000">
            <w:r>
              <w:rPr>
                <w:rFonts w:ascii="Arial" w:eastAsia="Arial" w:hAnsi="Arial" w:cs="Arial"/>
                <w:sz w:val="20"/>
                <w:szCs w:val="20"/>
              </w:rPr>
              <w:t>Digital Twin development and system integration</w:t>
            </w:r>
          </w:p>
        </w:tc>
        <w:tc>
          <w:tcPr>
            <w:tcW w:w="0" w:type="auto"/>
            <w:tcMar>
              <w:top w:w="80" w:type="dxa"/>
              <w:left w:w="100" w:type="dxa"/>
              <w:bottom w:w="80" w:type="dxa"/>
              <w:right w:w="100" w:type="dxa"/>
            </w:tcMar>
            <w:vAlign w:val="center"/>
          </w:tcPr>
          <w:p w14:paraId="4D99FE01" w14:textId="77777777" w:rsidR="00EE6D91" w:rsidRDefault="00000000">
            <w:r>
              <w:rPr>
                <w:rFonts w:ascii="Arial" w:eastAsia="Arial" w:hAnsi="Arial" w:cs="Arial"/>
                <w:sz w:val="20"/>
                <w:szCs w:val="20"/>
              </w:rPr>
              <w:t>As per Individual Contribution Statement</w:t>
            </w:r>
          </w:p>
        </w:tc>
      </w:tr>
      <w:tr w:rsidR="00EE6D91" w14:paraId="0FB78C73" w14:textId="77777777">
        <w:tc>
          <w:tcPr>
            <w:tcW w:w="0" w:type="auto"/>
            <w:tcMar>
              <w:top w:w="80" w:type="dxa"/>
              <w:left w:w="100" w:type="dxa"/>
              <w:bottom w:w="80" w:type="dxa"/>
              <w:right w:w="100" w:type="dxa"/>
            </w:tcMar>
            <w:vAlign w:val="center"/>
          </w:tcPr>
          <w:p w14:paraId="7EC5D8D7" w14:textId="77777777" w:rsidR="00EE6D91" w:rsidRDefault="00000000">
            <w:r>
              <w:rPr>
                <w:rFonts w:ascii="Arial" w:eastAsia="Arial" w:hAnsi="Arial" w:cs="Arial"/>
                <w:sz w:val="20"/>
                <w:szCs w:val="20"/>
              </w:rPr>
              <w:t>N. Sunil Kumar</w:t>
            </w:r>
          </w:p>
        </w:tc>
        <w:tc>
          <w:tcPr>
            <w:tcW w:w="0" w:type="auto"/>
            <w:tcMar>
              <w:top w:w="80" w:type="dxa"/>
              <w:left w:w="100" w:type="dxa"/>
              <w:bottom w:w="80" w:type="dxa"/>
              <w:right w:w="100" w:type="dxa"/>
            </w:tcMar>
            <w:vAlign w:val="center"/>
          </w:tcPr>
          <w:p w14:paraId="071CBABA" w14:textId="77777777" w:rsidR="00EE6D91" w:rsidRDefault="00000000">
            <w:r>
              <w:rPr>
                <w:rFonts w:ascii="Arial" w:eastAsia="Arial" w:hAnsi="Arial" w:cs="Arial"/>
                <w:sz w:val="20"/>
                <w:szCs w:val="20"/>
              </w:rPr>
              <w:t>Generative AI disruption simulation module</w:t>
            </w:r>
          </w:p>
        </w:tc>
        <w:tc>
          <w:tcPr>
            <w:tcW w:w="0" w:type="auto"/>
            <w:tcMar>
              <w:top w:w="80" w:type="dxa"/>
              <w:left w:w="100" w:type="dxa"/>
              <w:bottom w:w="80" w:type="dxa"/>
              <w:right w:w="100" w:type="dxa"/>
            </w:tcMar>
            <w:vAlign w:val="center"/>
          </w:tcPr>
          <w:p w14:paraId="7434268B" w14:textId="77777777" w:rsidR="00EE6D91" w:rsidRDefault="00000000">
            <w:r>
              <w:rPr>
                <w:rFonts w:ascii="Arial" w:eastAsia="Arial" w:hAnsi="Arial" w:cs="Arial"/>
                <w:sz w:val="20"/>
                <w:szCs w:val="20"/>
              </w:rPr>
              <w:t>As per Individual Contribution Statement</w:t>
            </w:r>
          </w:p>
        </w:tc>
      </w:tr>
      <w:tr w:rsidR="00EE6D91" w14:paraId="2594EBA6" w14:textId="77777777">
        <w:tc>
          <w:tcPr>
            <w:tcW w:w="0" w:type="auto"/>
            <w:tcMar>
              <w:top w:w="80" w:type="dxa"/>
              <w:left w:w="100" w:type="dxa"/>
              <w:bottom w:w="80" w:type="dxa"/>
              <w:right w:w="100" w:type="dxa"/>
            </w:tcMar>
            <w:vAlign w:val="center"/>
          </w:tcPr>
          <w:p w14:paraId="0F93C543" w14:textId="77777777" w:rsidR="00EE6D91" w:rsidRDefault="00000000">
            <w:r>
              <w:rPr>
                <w:rFonts w:ascii="Arial" w:eastAsia="Arial" w:hAnsi="Arial" w:cs="Arial"/>
                <w:sz w:val="20"/>
                <w:szCs w:val="20"/>
              </w:rPr>
              <w:t>C. Chandu</w:t>
            </w:r>
          </w:p>
        </w:tc>
        <w:tc>
          <w:tcPr>
            <w:tcW w:w="0" w:type="auto"/>
            <w:tcMar>
              <w:top w:w="80" w:type="dxa"/>
              <w:left w:w="100" w:type="dxa"/>
              <w:bottom w:w="80" w:type="dxa"/>
              <w:right w:w="100" w:type="dxa"/>
            </w:tcMar>
            <w:vAlign w:val="center"/>
          </w:tcPr>
          <w:p w14:paraId="330358A2" w14:textId="77777777" w:rsidR="00EE6D91" w:rsidRDefault="00000000">
            <w:r>
              <w:rPr>
                <w:rFonts w:ascii="Arial" w:eastAsia="Arial" w:hAnsi="Arial" w:cs="Arial"/>
                <w:sz w:val="20"/>
                <w:szCs w:val="20"/>
              </w:rPr>
              <w:t>Resilience planning, optimisation, and dashboard</w:t>
            </w:r>
          </w:p>
        </w:tc>
        <w:tc>
          <w:tcPr>
            <w:tcW w:w="0" w:type="auto"/>
            <w:tcMar>
              <w:top w:w="80" w:type="dxa"/>
              <w:left w:w="100" w:type="dxa"/>
              <w:bottom w:w="80" w:type="dxa"/>
              <w:right w:w="100" w:type="dxa"/>
            </w:tcMar>
            <w:vAlign w:val="center"/>
          </w:tcPr>
          <w:p w14:paraId="226C08A8" w14:textId="77777777" w:rsidR="00EE6D91" w:rsidRDefault="00000000">
            <w:r>
              <w:rPr>
                <w:rFonts w:ascii="Arial" w:eastAsia="Arial" w:hAnsi="Arial" w:cs="Arial"/>
                <w:sz w:val="20"/>
                <w:szCs w:val="20"/>
              </w:rPr>
              <w:t>As per Individual Contribution Statement</w:t>
            </w:r>
          </w:p>
        </w:tc>
      </w:tr>
    </w:tbl>
    <w:p w14:paraId="5D21183E" w14:textId="77777777" w:rsidR="00EE6D91" w:rsidRDefault="00EE6D91">
      <w:pPr>
        <w:spacing w:after="12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186"/>
        <w:gridCol w:w="2500"/>
        <w:gridCol w:w="1340"/>
      </w:tblGrid>
      <w:tr w:rsidR="00EE6D91" w14:paraId="590DA07A" w14:textId="77777777">
        <w:trPr>
          <w:tblHeader/>
        </w:trPr>
        <w:tc>
          <w:tcPr>
            <w:tcW w:w="0" w:type="auto"/>
            <w:shd w:val="clear" w:color="auto" w:fill="D9D9D9"/>
            <w:tcMar>
              <w:top w:w="80" w:type="dxa"/>
              <w:left w:w="100" w:type="dxa"/>
              <w:bottom w:w="80" w:type="dxa"/>
              <w:right w:w="100" w:type="dxa"/>
            </w:tcMar>
            <w:vAlign w:val="center"/>
          </w:tcPr>
          <w:p w14:paraId="59ABF3AA" w14:textId="77777777" w:rsidR="00EE6D91" w:rsidRDefault="00000000">
            <w:pPr>
              <w:jc w:val="center"/>
            </w:pPr>
            <w:r>
              <w:rPr>
                <w:rFonts w:ascii="Arial" w:eastAsia="Arial" w:hAnsi="Arial" w:cs="Arial"/>
                <w:b/>
                <w:bCs/>
                <w:sz w:val="20"/>
                <w:szCs w:val="20"/>
              </w:rPr>
              <w:t>Item</w:t>
            </w:r>
          </w:p>
        </w:tc>
        <w:tc>
          <w:tcPr>
            <w:tcW w:w="0" w:type="auto"/>
            <w:shd w:val="clear" w:color="auto" w:fill="D9D9D9"/>
            <w:tcMar>
              <w:top w:w="80" w:type="dxa"/>
              <w:left w:w="100" w:type="dxa"/>
              <w:bottom w:w="80" w:type="dxa"/>
              <w:right w:w="100" w:type="dxa"/>
            </w:tcMar>
            <w:vAlign w:val="center"/>
          </w:tcPr>
          <w:p w14:paraId="34AFA53D" w14:textId="77777777" w:rsidR="00EE6D91" w:rsidRDefault="00000000">
            <w:pPr>
              <w:jc w:val="center"/>
            </w:pPr>
            <w:r>
              <w:rPr>
                <w:rFonts w:ascii="Arial" w:eastAsia="Arial" w:hAnsi="Arial" w:cs="Arial"/>
                <w:b/>
                <w:bCs/>
                <w:sz w:val="20"/>
                <w:szCs w:val="20"/>
              </w:rPr>
              <w:t>Estimated Cost</w:t>
            </w:r>
          </w:p>
        </w:tc>
        <w:tc>
          <w:tcPr>
            <w:tcW w:w="0" w:type="auto"/>
            <w:shd w:val="clear" w:color="auto" w:fill="D9D9D9"/>
            <w:tcMar>
              <w:top w:w="80" w:type="dxa"/>
              <w:left w:w="100" w:type="dxa"/>
              <w:bottom w:w="80" w:type="dxa"/>
              <w:right w:w="100" w:type="dxa"/>
            </w:tcMar>
            <w:vAlign w:val="center"/>
          </w:tcPr>
          <w:p w14:paraId="5162DEE4" w14:textId="77777777" w:rsidR="00EE6D91" w:rsidRDefault="00000000">
            <w:pPr>
              <w:jc w:val="center"/>
            </w:pPr>
            <w:r>
              <w:rPr>
                <w:rFonts w:ascii="Arial" w:eastAsia="Arial" w:hAnsi="Arial" w:cs="Arial"/>
                <w:b/>
                <w:bCs/>
                <w:sz w:val="20"/>
                <w:szCs w:val="20"/>
              </w:rPr>
              <w:t>Actual Cost</w:t>
            </w:r>
          </w:p>
        </w:tc>
      </w:tr>
      <w:tr w:rsidR="00EE6D91" w14:paraId="0197E712" w14:textId="77777777">
        <w:tc>
          <w:tcPr>
            <w:tcW w:w="0" w:type="auto"/>
            <w:tcMar>
              <w:top w:w="80" w:type="dxa"/>
              <w:left w:w="100" w:type="dxa"/>
              <w:bottom w:w="80" w:type="dxa"/>
              <w:right w:w="100" w:type="dxa"/>
            </w:tcMar>
            <w:vAlign w:val="center"/>
          </w:tcPr>
          <w:p w14:paraId="7AD24561" w14:textId="77777777" w:rsidR="00EE6D91" w:rsidRDefault="00000000">
            <w:r>
              <w:rPr>
                <w:rFonts w:ascii="Arial" w:eastAsia="Arial" w:hAnsi="Arial" w:cs="Arial"/>
                <w:sz w:val="20"/>
                <w:szCs w:val="20"/>
              </w:rPr>
              <w:t xml:space="preserve">Development software (Python,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SQLite, </w:t>
            </w:r>
            <w:proofErr w:type="spellStart"/>
            <w:r>
              <w:rPr>
                <w:rFonts w:ascii="Arial" w:eastAsia="Arial" w:hAnsi="Arial" w:cs="Arial"/>
                <w:sz w:val="20"/>
                <w:szCs w:val="20"/>
              </w:rPr>
              <w:t>NetworkX</w:t>
            </w:r>
            <w:proofErr w:type="spellEnd"/>
            <w:r>
              <w:rPr>
                <w:rFonts w:ascii="Arial" w:eastAsia="Arial" w:hAnsi="Arial" w:cs="Arial"/>
                <w:sz w:val="20"/>
                <w:szCs w:val="20"/>
              </w:rPr>
              <w:t>)</w:t>
            </w:r>
          </w:p>
        </w:tc>
        <w:tc>
          <w:tcPr>
            <w:tcW w:w="0" w:type="auto"/>
            <w:tcMar>
              <w:top w:w="80" w:type="dxa"/>
              <w:left w:w="100" w:type="dxa"/>
              <w:bottom w:w="80" w:type="dxa"/>
              <w:right w:w="100" w:type="dxa"/>
            </w:tcMar>
            <w:vAlign w:val="center"/>
          </w:tcPr>
          <w:p w14:paraId="6FBC8B01" w14:textId="77777777" w:rsidR="00EE6D91" w:rsidRDefault="00000000">
            <w:r>
              <w:rPr>
                <w:rFonts w:ascii="Arial" w:eastAsia="Arial" w:hAnsi="Arial" w:cs="Arial"/>
                <w:sz w:val="20"/>
                <w:szCs w:val="20"/>
              </w:rPr>
              <w:t>₹0 (open-source)</w:t>
            </w:r>
          </w:p>
        </w:tc>
        <w:tc>
          <w:tcPr>
            <w:tcW w:w="0" w:type="auto"/>
            <w:tcMar>
              <w:top w:w="80" w:type="dxa"/>
              <w:left w:w="100" w:type="dxa"/>
              <w:bottom w:w="80" w:type="dxa"/>
              <w:right w:w="100" w:type="dxa"/>
            </w:tcMar>
            <w:vAlign w:val="center"/>
          </w:tcPr>
          <w:p w14:paraId="2F2D8D71" w14:textId="77777777" w:rsidR="00EE6D91" w:rsidRDefault="00000000">
            <w:r>
              <w:rPr>
                <w:rFonts w:ascii="Arial" w:eastAsia="Arial" w:hAnsi="Arial" w:cs="Arial"/>
                <w:sz w:val="20"/>
                <w:szCs w:val="20"/>
              </w:rPr>
              <w:t>₹0</w:t>
            </w:r>
          </w:p>
        </w:tc>
      </w:tr>
      <w:tr w:rsidR="00EE6D91" w14:paraId="617B3406" w14:textId="77777777">
        <w:tc>
          <w:tcPr>
            <w:tcW w:w="0" w:type="auto"/>
            <w:tcMar>
              <w:top w:w="80" w:type="dxa"/>
              <w:left w:w="100" w:type="dxa"/>
              <w:bottom w:w="80" w:type="dxa"/>
              <w:right w:w="100" w:type="dxa"/>
            </w:tcMar>
            <w:vAlign w:val="center"/>
          </w:tcPr>
          <w:p w14:paraId="3B8847CD" w14:textId="77777777" w:rsidR="00EE6D91" w:rsidRDefault="00000000">
            <w:r>
              <w:rPr>
                <w:rFonts w:ascii="Arial" w:eastAsia="Arial" w:hAnsi="Arial" w:cs="Arial"/>
                <w:sz w:val="20"/>
                <w:szCs w:val="20"/>
              </w:rPr>
              <w:t>Gemini API usage (development &amp; testing)</w:t>
            </w:r>
          </w:p>
        </w:tc>
        <w:tc>
          <w:tcPr>
            <w:tcW w:w="0" w:type="auto"/>
            <w:tcMar>
              <w:top w:w="80" w:type="dxa"/>
              <w:left w:w="100" w:type="dxa"/>
              <w:bottom w:w="80" w:type="dxa"/>
              <w:right w:w="100" w:type="dxa"/>
            </w:tcMar>
            <w:vAlign w:val="center"/>
          </w:tcPr>
          <w:p w14:paraId="76374808" w14:textId="77777777" w:rsidR="00EE6D91" w:rsidRDefault="00000000">
            <w:r>
              <w:rPr>
                <w:rFonts w:ascii="Arial" w:eastAsia="Arial" w:hAnsi="Arial" w:cs="Arial"/>
                <w:sz w:val="20"/>
                <w:szCs w:val="20"/>
              </w:rPr>
              <w:t>₹0 – [insert if paid tier used]</w:t>
            </w:r>
          </w:p>
        </w:tc>
        <w:tc>
          <w:tcPr>
            <w:tcW w:w="0" w:type="auto"/>
            <w:tcMar>
              <w:top w:w="80" w:type="dxa"/>
              <w:left w:w="100" w:type="dxa"/>
              <w:bottom w:w="80" w:type="dxa"/>
              <w:right w:w="100" w:type="dxa"/>
            </w:tcMar>
            <w:vAlign w:val="center"/>
          </w:tcPr>
          <w:p w14:paraId="41D347ED" w14:textId="77777777" w:rsidR="00EE6D91" w:rsidRDefault="00000000">
            <w:r>
              <w:rPr>
                <w:rFonts w:ascii="Arial" w:eastAsia="Arial" w:hAnsi="Arial" w:cs="Arial"/>
                <w:sz w:val="20"/>
                <w:szCs w:val="20"/>
              </w:rPr>
              <w:t>[insert actual]</w:t>
            </w:r>
          </w:p>
        </w:tc>
      </w:tr>
      <w:tr w:rsidR="00EE6D91" w14:paraId="2E55CD40" w14:textId="77777777">
        <w:tc>
          <w:tcPr>
            <w:tcW w:w="0" w:type="auto"/>
            <w:tcMar>
              <w:top w:w="80" w:type="dxa"/>
              <w:left w:w="100" w:type="dxa"/>
              <w:bottom w:w="80" w:type="dxa"/>
              <w:right w:w="100" w:type="dxa"/>
            </w:tcMar>
            <w:vAlign w:val="center"/>
          </w:tcPr>
          <w:p w14:paraId="4E87BDB8" w14:textId="77777777" w:rsidR="00EE6D91" w:rsidRDefault="00000000">
            <w:r>
              <w:rPr>
                <w:rFonts w:ascii="Arial" w:eastAsia="Arial" w:hAnsi="Arial" w:cs="Arial"/>
                <w:sz w:val="20"/>
                <w:szCs w:val="20"/>
              </w:rPr>
              <w:t>Miscellaneous (documentation, printing)</w:t>
            </w:r>
          </w:p>
        </w:tc>
        <w:tc>
          <w:tcPr>
            <w:tcW w:w="0" w:type="auto"/>
            <w:tcMar>
              <w:top w:w="80" w:type="dxa"/>
              <w:left w:w="100" w:type="dxa"/>
              <w:bottom w:w="80" w:type="dxa"/>
              <w:right w:w="100" w:type="dxa"/>
            </w:tcMar>
            <w:vAlign w:val="center"/>
          </w:tcPr>
          <w:p w14:paraId="48861921" w14:textId="77777777" w:rsidR="00EE6D91" w:rsidRDefault="00000000">
            <w:r>
              <w:rPr>
                <w:rFonts w:ascii="Arial" w:eastAsia="Arial" w:hAnsi="Arial" w:cs="Arial"/>
                <w:sz w:val="20"/>
                <w:szCs w:val="20"/>
              </w:rPr>
              <w:t>₹[insert]</w:t>
            </w:r>
          </w:p>
        </w:tc>
        <w:tc>
          <w:tcPr>
            <w:tcW w:w="0" w:type="auto"/>
            <w:tcMar>
              <w:top w:w="80" w:type="dxa"/>
              <w:left w:w="100" w:type="dxa"/>
              <w:bottom w:w="80" w:type="dxa"/>
              <w:right w:w="100" w:type="dxa"/>
            </w:tcMar>
            <w:vAlign w:val="center"/>
          </w:tcPr>
          <w:p w14:paraId="5B7EE64C" w14:textId="77777777" w:rsidR="00EE6D91" w:rsidRDefault="00000000">
            <w:r>
              <w:rPr>
                <w:rFonts w:ascii="Arial" w:eastAsia="Arial" w:hAnsi="Arial" w:cs="Arial"/>
                <w:sz w:val="20"/>
                <w:szCs w:val="20"/>
              </w:rPr>
              <w:t>₹[insert]</w:t>
            </w:r>
          </w:p>
        </w:tc>
      </w:tr>
    </w:tbl>
    <w:p w14:paraId="2CAFC959" w14:textId="77777777" w:rsidR="00EE6D91" w:rsidRDefault="00000000">
      <w:r>
        <w:br w:type="page"/>
      </w:r>
    </w:p>
    <w:p w14:paraId="6ECC1E8A" w14:textId="77777777" w:rsidR="00EE6D91" w:rsidRPr="00AA5A66" w:rsidRDefault="00000000">
      <w:pPr>
        <w:spacing w:before="200" w:after="40"/>
        <w:jc w:val="center"/>
        <w:rPr>
          <w:sz w:val="36"/>
          <w:szCs w:val="36"/>
          <w:rPrChange w:id="274" w:author="Praveen kumar C" w:date="2026-09-02T16:12:00Z" w16du:dateUtc="2026-09-02T10:42:00Z">
            <w:rPr/>
          </w:rPrChange>
        </w:rPr>
      </w:pPr>
      <w:r w:rsidRPr="00AA5A66">
        <w:rPr>
          <w:b/>
          <w:bCs/>
          <w:sz w:val="36"/>
          <w:szCs w:val="36"/>
          <w:rPrChange w:id="275" w:author="Praveen kumar C" w:date="2026-09-02T16:12:00Z" w16du:dateUtc="2026-09-02T10:42:00Z">
            <w:rPr>
              <w:b/>
              <w:bCs/>
            </w:rPr>
          </w:rPrChange>
        </w:rPr>
        <w:lastRenderedPageBreak/>
        <w:t>CHAPTER 5</w:t>
      </w:r>
    </w:p>
    <w:p w14:paraId="27BC91B7" w14:textId="77777777" w:rsidR="00EE6D91" w:rsidRPr="00AA5A66" w:rsidRDefault="00000000">
      <w:pPr>
        <w:spacing w:after="260"/>
        <w:jc w:val="center"/>
        <w:rPr>
          <w:sz w:val="36"/>
          <w:szCs w:val="36"/>
          <w:rPrChange w:id="276" w:author="Praveen kumar C" w:date="2026-09-02T16:12:00Z" w16du:dateUtc="2026-09-02T10:42:00Z">
            <w:rPr/>
          </w:rPrChange>
        </w:rPr>
      </w:pPr>
      <w:r w:rsidRPr="00AA5A66">
        <w:rPr>
          <w:b/>
          <w:bCs/>
          <w:sz w:val="36"/>
          <w:szCs w:val="36"/>
          <w:rPrChange w:id="277" w:author="Praveen kumar C" w:date="2026-09-02T16:12:00Z" w16du:dateUtc="2026-09-02T10:42:00Z">
            <w:rPr>
              <w:b/>
              <w:bCs/>
            </w:rPr>
          </w:rPrChange>
        </w:rPr>
        <w:t>CONCLUSION, FUTURE WORK AND REFLECTION</w:t>
      </w:r>
    </w:p>
    <w:p w14:paraId="082EDD72" w14:textId="77777777" w:rsidR="00EE6D91" w:rsidRPr="00AA5A66" w:rsidRDefault="00000000">
      <w:pPr>
        <w:spacing w:before="240" w:after="120"/>
        <w:rPr>
          <w:sz w:val="32"/>
          <w:szCs w:val="32"/>
          <w:rPrChange w:id="278" w:author="Praveen kumar C" w:date="2026-09-02T16:13:00Z" w16du:dateUtc="2026-09-02T10:43:00Z">
            <w:rPr/>
          </w:rPrChange>
        </w:rPr>
      </w:pPr>
      <w:r w:rsidRPr="00AA5A66">
        <w:rPr>
          <w:b/>
          <w:bCs/>
          <w:sz w:val="32"/>
          <w:szCs w:val="32"/>
          <w:rPrChange w:id="279" w:author="Praveen kumar C" w:date="2026-09-02T16:13:00Z" w16du:dateUtc="2026-09-02T10:43:00Z">
            <w:rPr>
              <w:b/>
              <w:bCs/>
            </w:rPr>
          </w:rPrChange>
        </w:rPr>
        <w:t>5.1 Conclusion</w:t>
      </w:r>
    </w:p>
    <w:p w14:paraId="08F2083A" w14:textId="77777777" w:rsidR="00EE6D91" w:rsidRDefault="00000000">
      <w:pPr>
        <w:spacing w:after="160" w:line="300" w:lineRule="auto"/>
        <w:jc w:val="both"/>
        <w:pPrChange w:id="280" w:author="Praveen kumar C" w:date="2026-09-02T16:13:00Z" w16du:dateUtc="2026-09-02T10:43:00Z">
          <w:pPr>
            <w:spacing w:after="160" w:line="300" w:lineRule="auto"/>
          </w:pPr>
        </w:pPrChange>
      </w:pPr>
      <w:r>
        <w:t xml:space="preserve">The </w:t>
      </w:r>
      <w:proofErr w:type="spellStart"/>
      <w:r>
        <w:t>GenTwin</w:t>
      </w:r>
      <w:proofErr w:type="spellEnd"/>
      <w:r>
        <w:t xml:space="preserve"> project set out to address a clear engineering gap: existing Digital Twin solutions for supply chains are strong at monitoring but weak at proactive, AI-driven disruption prediction and recovery planning. By combining a </w:t>
      </w:r>
      <w:proofErr w:type="spellStart"/>
      <w:r>
        <w:t>NetworkX</w:t>
      </w:r>
      <w:proofErr w:type="spellEnd"/>
      <w:r>
        <w:t xml:space="preserve">-based Digital Twin with Gemini API-driven generative scenario modelling, Dijkstra-based route optimisation, and a </w:t>
      </w:r>
      <w:proofErr w:type="spellStart"/>
      <w:r>
        <w:t>Streamlit</w:t>
      </w:r>
      <w:proofErr w:type="spellEnd"/>
      <w:r>
        <w:t xml:space="preserve"> dashboard, the project delivers a working prototype that generates realistic disruption scenarios, estimates their operational impact, and recommends concrete recovery strategies such as alternative suppliers and routes. Testing carried out during development confirmed that the three modules interoperate correctly end-to-end, from data ingestion through scenario generation to recommendation display, meeting the project's stated objectives to a fully or partially achieved degree as detailed in Section 4.6. The system demonstrates that combining generative AI with a structural digital twin and classical graph algorithms is a practical, achievable approach for moving supply chain planning from a reactive to a proactive footing.</w:t>
      </w:r>
    </w:p>
    <w:p w14:paraId="48325A2F" w14:textId="77777777" w:rsidR="00EE6D91" w:rsidRPr="00AA5A66" w:rsidRDefault="00000000">
      <w:pPr>
        <w:spacing w:before="240" w:after="120"/>
        <w:jc w:val="both"/>
        <w:rPr>
          <w:sz w:val="32"/>
          <w:szCs w:val="32"/>
          <w:rPrChange w:id="281" w:author="Praveen kumar C" w:date="2026-09-02T16:13:00Z" w16du:dateUtc="2026-09-02T10:43:00Z">
            <w:rPr/>
          </w:rPrChange>
        </w:rPr>
        <w:pPrChange w:id="282" w:author="Praveen kumar C" w:date="2026-09-02T16:13:00Z" w16du:dateUtc="2026-09-02T10:43:00Z">
          <w:pPr>
            <w:spacing w:before="240" w:after="120"/>
          </w:pPr>
        </w:pPrChange>
      </w:pPr>
      <w:r w:rsidRPr="00AA5A66">
        <w:rPr>
          <w:b/>
          <w:bCs/>
          <w:sz w:val="32"/>
          <w:szCs w:val="32"/>
          <w:rPrChange w:id="283" w:author="Praveen kumar C" w:date="2026-09-02T16:13:00Z" w16du:dateUtc="2026-09-02T10:43:00Z">
            <w:rPr>
              <w:b/>
              <w:bCs/>
            </w:rPr>
          </w:rPrChange>
        </w:rPr>
        <w:t>5.2 Future Work</w:t>
      </w:r>
    </w:p>
    <w:p w14:paraId="4EBA90FE" w14:textId="77777777" w:rsidR="00EE6D91" w:rsidRDefault="00000000">
      <w:pPr>
        <w:pStyle w:val="ListParagraph"/>
        <w:numPr>
          <w:ilvl w:val="0"/>
          <w:numId w:val="1"/>
        </w:numPr>
        <w:spacing w:after="90" w:line="280" w:lineRule="auto"/>
        <w:jc w:val="both"/>
        <w:pPrChange w:id="284" w:author="Praveen kumar C" w:date="2026-09-02T16:13:00Z" w16du:dateUtc="2026-09-02T10:43:00Z">
          <w:pPr>
            <w:pStyle w:val="ListParagraph"/>
            <w:numPr>
              <w:numId w:val="1"/>
            </w:numPr>
            <w:spacing w:after="90" w:line="280" w:lineRule="auto"/>
            <w:ind w:left="502" w:hanging="360"/>
          </w:pPr>
        </w:pPrChange>
      </w:pPr>
      <w:r>
        <w:t>Extend the disruption model to represent multiple simultaneous disruptions and their combined effect on the network, rather than one disruption at a time.</w:t>
      </w:r>
    </w:p>
    <w:p w14:paraId="66594AE5" w14:textId="77777777" w:rsidR="00EE6D91" w:rsidRDefault="00000000">
      <w:pPr>
        <w:pStyle w:val="ListParagraph"/>
        <w:numPr>
          <w:ilvl w:val="0"/>
          <w:numId w:val="1"/>
        </w:numPr>
        <w:spacing w:after="90" w:line="280" w:lineRule="auto"/>
        <w:jc w:val="both"/>
        <w:pPrChange w:id="285" w:author="Praveen kumar C" w:date="2026-09-02T16:13:00Z" w16du:dateUtc="2026-09-02T10:43:00Z">
          <w:pPr>
            <w:pStyle w:val="ListParagraph"/>
            <w:numPr>
              <w:numId w:val="1"/>
            </w:numPr>
            <w:spacing w:after="90" w:line="280" w:lineRule="auto"/>
            <w:ind w:left="502" w:hanging="360"/>
          </w:pPr>
        </w:pPrChange>
      </w:pPr>
      <w:r>
        <w:t>Incorporate real or anonymised historical supply chain data to validate impact estimates against actual operational outcomes.</w:t>
      </w:r>
    </w:p>
    <w:p w14:paraId="0A9B1F3E" w14:textId="77777777" w:rsidR="00EE6D91" w:rsidRDefault="00000000">
      <w:pPr>
        <w:pStyle w:val="ListParagraph"/>
        <w:numPr>
          <w:ilvl w:val="0"/>
          <w:numId w:val="1"/>
        </w:numPr>
        <w:spacing w:after="90" w:line="280" w:lineRule="auto"/>
        <w:jc w:val="both"/>
        <w:pPrChange w:id="286" w:author="Praveen kumar C" w:date="2026-09-02T16:13:00Z" w16du:dateUtc="2026-09-02T10:43:00Z">
          <w:pPr>
            <w:pStyle w:val="ListParagraph"/>
            <w:numPr>
              <w:numId w:val="1"/>
            </w:numPr>
            <w:spacing w:after="90" w:line="280" w:lineRule="auto"/>
            <w:ind w:left="502" w:hanging="360"/>
          </w:pPr>
        </w:pPrChange>
      </w:pPr>
      <w:r>
        <w:t>Add capacity- and time-window-aware routing (beyond basic Dijkstra) to better reflect real logistics constraints.</w:t>
      </w:r>
    </w:p>
    <w:p w14:paraId="7C0A3E26" w14:textId="77777777" w:rsidR="00EE6D91" w:rsidRDefault="00000000">
      <w:pPr>
        <w:pStyle w:val="ListParagraph"/>
        <w:numPr>
          <w:ilvl w:val="0"/>
          <w:numId w:val="1"/>
        </w:numPr>
        <w:spacing w:after="90" w:line="280" w:lineRule="auto"/>
        <w:jc w:val="both"/>
        <w:pPrChange w:id="287" w:author="Praveen kumar C" w:date="2026-09-02T16:13:00Z" w16du:dateUtc="2026-09-02T10:43:00Z">
          <w:pPr>
            <w:pStyle w:val="ListParagraph"/>
            <w:numPr>
              <w:numId w:val="1"/>
            </w:numPr>
            <w:spacing w:after="90" w:line="280" w:lineRule="auto"/>
            <w:ind w:left="502" w:hanging="360"/>
          </w:pPr>
        </w:pPrChange>
      </w:pPr>
      <w:r>
        <w:t>Introduce a caching or local fallback model to reduce dependency on continuous Gemini API availability.</w:t>
      </w:r>
    </w:p>
    <w:p w14:paraId="2FFF3396" w14:textId="77777777" w:rsidR="00EE6D91" w:rsidRDefault="00000000">
      <w:pPr>
        <w:pStyle w:val="ListParagraph"/>
        <w:numPr>
          <w:ilvl w:val="0"/>
          <w:numId w:val="1"/>
        </w:numPr>
        <w:spacing w:after="90" w:line="280" w:lineRule="auto"/>
        <w:jc w:val="both"/>
        <w:pPrChange w:id="288" w:author="Praveen kumar C" w:date="2026-09-02T16:13:00Z" w16du:dateUtc="2026-09-02T10:43:00Z">
          <w:pPr>
            <w:pStyle w:val="ListParagraph"/>
            <w:numPr>
              <w:numId w:val="1"/>
            </w:numPr>
            <w:spacing w:after="90" w:line="280" w:lineRule="auto"/>
            <w:ind w:left="502" w:hanging="360"/>
          </w:pPr>
        </w:pPrChange>
      </w:pPr>
      <w:r>
        <w:t>Pilot the system with a small real organisation's supply chain data, under appropriate data-sharing agreements, to evaluate real-world usefulness.</w:t>
      </w:r>
    </w:p>
    <w:p w14:paraId="6C6ADE07" w14:textId="77777777" w:rsidR="00EE6D91" w:rsidRPr="00AA5A66" w:rsidRDefault="00000000">
      <w:pPr>
        <w:spacing w:before="240" w:after="120"/>
        <w:rPr>
          <w:sz w:val="32"/>
          <w:szCs w:val="32"/>
          <w:rPrChange w:id="289" w:author="Praveen kumar C" w:date="2026-09-02T16:13:00Z" w16du:dateUtc="2026-09-02T10:43:00Z">
            <w:rPr/>
          </w:rPrChange>
        </w:rPr>
      </w:pPr>
      <w:r w:rsidRPr="00AA5A66">
        <w:rPr>
          <w:b/>
          <w:bCs/>
          <w:sz w:val="32"/>
          <w:szCs w:val="32"/>
          <w:rPrChange w:id="290" w:author="Praveen kumar C" w:date="2026-09-02T16:13:00Z" w16du:dateUtc="2026-09-02T10:43:00Z">
            <w:rPr>
              <w:b/>
              <w:bCs/>
            </w:rPr>
          </w:rPrChange>
        </w:rPr>
        <w:t>5.3 Professional Learning &amp; Individual Reflection</w:t>
      </w:r>
    </w:p>
    <w:p w14:paraId="5AD498E5" w14:textId="77777777" w:rsidR="00EE6D91" w:rsidRPr="00AA5A66" w:rsidRDefault="00000000">
      <w:pPr>
        <w:spacing w:after="160" w:line="300" w:lineRule="auto"/>
        <w:rPr>
          <w:sz w:val="32"/>
          <w:szCs w:val="32"/>
          <w:rPrChange w:id="291" w:author="Praveen kumar C" w:date="2026-09-02T16:13:00Z" w16du:dateUtc="2026-09-02T10:43:00Z">
            <w:rPr/>
          </w:rPrChange>
        </w:rPr>
      </w:pPr>
      <w:r w:rsidRPr="00AA5A66">
        <w:rPr>
          <w:b/>
          <w:bCs/>
          <w:sz w:val="32"/>
          <w:szCs w:val="32"/>
          <w:rPrChange w:id="292" w:author="Praveen kumar C" w:date="2026-09-02T16:13:00Z" w16du:dateUtc="2026-09-02T10:43:00Z">
            <w:rPr>
              <w:b/>
              <w:bCs/>
            </w:rPr>
          </w:rPrChange>
        </w:rPr>
        <w:t>New Knowledge Acquired:</w:t>
      </w:r>
    </w:p>
    <w:p w14:paraId="28FA67D4" w14:textId="77777777" w:rsidR="00EE6D91" w:rsidRDefault="00000000">
      <w:pPr>
        <w:pStyle w:val="ListParagraph"/>
        <w:numPr>
          <w:ilvl w:val="0"/>
          <w:numId w:val="1"/>
        </w:numPr>
        <w:spacing w:after="90" w:line="280" w:lineRule="auto"/>
        <w:jc w:val="both"/>
        <w:pPrChange w:id="293" w:author="Praveen kumar C" w:date="2026-09-02T16:13:00Z" w16du:dateUtc="2026-09-02T10:43:00Z">
          <w:pPr>
            <w:pStyle w:val="ListParagraph"/>
            <w:numPr>
              <w:numId w:val="1"/>
            </w:numPr>
            <w:spacing w:after="90" w:line="280" w:lineRule="auto"/>
            <w:ind w:left="502" w:hanging="360"/>
          </w:pPr>
        </w:pPrChange>
      </w:pPr>
      <w:r>
        <w:t>Practical experience integrating a generative AI API (Gemini) into a structured decision-support pipeline rather than a standalone chatbot.</w:t>
      </w:r>
    </w:p>
    <w:p w14:paraId="296DF34E" w14:textId="77777777" w:rsidR="00EE6D91" w:rsidRDefault="00000000">
      <w:pPr>
        <w:pStyle w:val="ListParagraph"/>
        <w:numPr>
          <w:ilvl w:val="0"/>
          <w:numId w:val="1"/>
        </w:numPr>
        <w:spacing w:after="90" w:line="280" w:lineRule="auto"/>
        <w:jc w:val="both"/>
        <w:pPrChange w:id="294" w:author="Praveen kumar C" w:date="2026-09-02T16:13:00Z" w16du:dateUtc="2026-09-02T10:43:00Z">
          <w:pPr>
            <w:pStyle w:val="ListParagraph"/>
            <w:numPr>
              <w:numId w:val="1"/>
            </w:numPr>
            <w:spacing w:after="90" w:line="280" w:lineRule="auto"/>
            <w:ind w:left="502" w:hanging="360"/>
          </w:pPr>
        </w:pPrChange>
      </w:pPr>
      <w:r>
        <w:t>Applied understanding of graph-based modelling (</w:t>
      </w:r>
      <w:proofErr w:type="spellStart"/>
      <w:r>
        <w:t>NetworkX</w:t>
      </w:r>
      <w:proofErr w:type="spellEnd"/>
      <w:r>
        <w:t>) and classical algorithms (Dijkstra) in a real system context.</w:t>
      </w:r>
    </w:p>
    <w:p w14:paraId="7A1BAF28" w14:textId="77777777" w:rsidR="00EE6D91" w:rsidRDefault="00000000">
      <w:pPr>
        <w:pStyle w:val="ListParagraph"/>
        <w:numPr>
          <w:ilvl w:val="0"/>
          <w:numId w:val="1"/>
        </w:numPr>
        <w:spacing w:after="90" w:line="280" w:lineRule="auto"/>
        <w:jc w:val="both"/>
        <w:pPrChange w:id="295" w:author="Praveen kumar C" w:date="2026-09-02T16:13:00Z" w16du:dateUtc="2026-09-02T10:43:00Z">
          <w:pPr>
            <w:pStyle w:val="ListParagraph"/>
            <w:numPr>
              <w:numId w:val="1"/>
            </w:numPr>
            <w:spacing w:after="90" w:line="280" w:lineRule="auto"/>
            <w:ind w:left="502" w:hanging="360"/>
          </w:pPr>
        </w:pPrChange>
      </w:pPr>
      <w:r>
        <w:t>Experience building and reasoning about a modular, three-stage system architecture with clearly defined subsystem interfaces.</w:t>
      </w:r>
    </w:p>
    <w:p w14:paraId="131B77BD" w14:textId="77777777" w:rsidR="00EE6D91" w:rsidRPr="00AA5A66" w:rsidRDefault="00000000">
      <w:pPr>
        <w:spacing w:after="160" w:line="300" w:lineRule="auto"/>
        <w:rPr>
          <w:sz w:val="32"/>
          <w:szCs w:val="32"/>
          <w:rPrChange w:id="296" w:author="Praveen kumar C" w:date="2026-09-02T16:13:00Z" w16du:dateUtc="2026-09-02T10:43:00Z">
            <w:rPr/>
          </w:rPrChange>
        </w:rPr>
      </w:pPr>
      <w:r w:rsidRPr="00AA5A66">
        <w:rPr>
          <w:b/>
          <w:bCs/>
          <w:sz w:val="32"/>
          <w:szCs w:val="32"/>
          <w:rPrChange w:id="297" w:author="Praveen kumar C" w:date="2026-09-02T16:13:00Z" w16du:dateUtc="2026-09-02T10:43:00Z">
            <w:rPr>
              <w:b/>
              <w:bCs/>
            </w:rPr>
          </w:rPrChange>
        </w:rPr>
        <w:lastRenderedPageBreak/>
        <w:t>Engineering &amp; Professional Skills Developed:</w:t>
      </w:r>
    </w:p>
    <w:p w14:paraId="1FCD37D9" w14:textId="77777777" w:rsidR="00EE6D91" w:rsidRDefault="00000000">
      <w:pPr>
        <w:pStyle w:val="ListParagraph"/>
        <w:numPr>
          <w:ilvl w:val="0"/>
          <w:numId w:val="1"/>
        </w:numPr>
        <w:spacing w:after="90" w:line="280" w:lineRule="auto"/>
        <w:jc w:val="both"/>
        <w:pPrChange w:id="298" w:author="Praveen kumar C" w:date="2026-09-02T16:13:00Z" w16du:dateUtc="2026-09-02T10:43:00Z">
          <w:pPr>
            <w:pStyle w:val="ListParagraph"/>
            <w:numPr>
              <w:numId w:val="1"/>
            </w:numPr>
            <w:spacing w:after="90" w:line="280" w:lineRule="auto"/>
            <w:ind w:left="502" w:hanging="360"/>
          </w:pPr>
        </w:pPrChange>
      </w:pPr>
      <w:r>
        <w:t>Requirements definition and trade-off analysis for a system combining AI and classical algorithmic components.</w:t>
      </w:r>
    </w:p>
    <w:p w14:paraId="1EE43D6D" w14:textId="77777777" w:rsidR="00EE6D91" w:rsidRDefault="00000000">
      <w:pPr>
        <w:pStyle w:val="ListParagraph"/>
        <w:numPr>
          <w:ilvl w:val="0"/>
          <w:numId w:val="1"/>
        </w:numPr>
        <w:spacing w:after="90" w:line="280" w:lineRule="auto"/>
        <w:jc w:val="both"/>
        <w:pPrChange w:id="299" w:author="Praveen kumar C" w:date="2026-09-02T16:13:00Z" w16du:dateUtc="2026-09-02T10:43:00Z">
          <w:pPr>
            <w:pStyle w:val="ListParagraph"/>
            <w:numPr>
              <w:numId w:val="1"/>
            </w:numPr>
            <w:spacing w:after="90" w:line="280" w:lineRule="auto"/>
            <w:ind w:left="502" w:hanging="360"/>
          </w:pPr>
        </w:pPrChange>
      </w:pPr>
      <w:r>
        <w:t>Structured risk identification and mitigation planning (Section 3.7) applied to a real project rather than as an abstract exercise.</w:t>
      </w:r>
    </w:p>
    <w:p w14:paraId="35153DEA" w14:textId="77777777" w:rsidR="00EE6D91" w:rsidRDefault="00000000">
      <w:pPr>
        <w:pStyle w:val="ListParagraph"/>
        <w:numPr>
          <w:ilvl w:val="0"/>
          <w:numId w:val="1"/>
        </w:numPr>
        <w:spacing w:after="90" w:line="280" w:lineRule="auto"/>
        <w:jc w:val="both"/>
        <w:pPrChange w:id="300" w:author="Praveen kumar C" w:date="2026-09-02T16:13:00Z" w16du:dateUtc="2026-09-02T10:43:00Z">
          <w:pPr>
            <w:pStyle w:val="ListParagraph"/>
            <w:numPr>
              <w:numId w:val="1"/>
            </w:numPr>
            <w:spacing w:after="90" w:line="280" w:lineRule="auto"/>
            <w:ind w:left="502" w:hanging="360"/>
          </w:pPr>
        </w:pPrChange>
      </w:pPr>
      <w:r>
        <w:t>Team-based, module-owned development with defined individual accountability (Individual Contribution Statement).</w:t>
      </w:r>
    </w:p>
    <w:p w14:paraId="0AF50025" w14:textId="77777777" w:rsidR="00EE6D91" w:rsidRDefault="00000000">
      <w:pPr>
        <w:spacing w:after="160" w:line="300" w:lineRule="auto"/>
        <w:jc w:val="both"/>
        <w:pPrChange w:id="301" w:author="Praveen kumar C" w:date="2026-09-02T16:14:00Z" w16du:dateUtc="2026-09-02T10:44:00Z">
          <w:pPr>
            <w:spacing w:after="160" w:line="300" w:lineRule="auto"/>
          </w:pPr>
        </w:pPrChange>
      </w:pPr>
      <w:r>
        <w:rPr>
          <w:b/>
          <w:bCs/>
        </w:rPr>
        <w:t>Individual Reflection — C. Praveen Kumar:</w:t>
      </w:r>
    </w:p>
    <w:p w14:paraId="74133F84" w14:textId="77777777" w:rsidR="00EE6D91" w:rsidRDefault="00000000">
      <w:pPr>
        <w:spacing w:after="160" w:line="300" w:lineRule="auto"/>
        <w:jc w:val="both"/>
        <w:pPrChange w:id="302" w:author="Praveen kumar C" w:date="2026-09-02T16:14:00Z" w16du:dateUtc="2026-09-02T10:44:00Z">
          <w:pPr>
            <w:spacing w:after="160" w:line="300" w:lineRule="auto"/>
          </w:pPr>
        </w:pPrChange>
      </w:pPr>
      <w:r>
        <w:rPr>
          <w:i/>
          <w:iCs/>
        </w:rPr>
        <w:t>[Each student should complete this section individually, in 4–5 lines, covering: the most difficult engineering problem encountered and how it was solved; a key engineering decision made personally and the evidence behind it; new knowledge acquired independently; and what would be redesigned if the project were repeated.]</w:t>
      </w:r>
    </w:p>
    <w:p w14:paraId="21788E03" w14:textId="77777777" w:rsidR="00EE6D91" w:rsidRDefault="00000000">
      <w:pPr>
        <w:spacing w:after="160" w:line="300" w:lineRule="auto"/>
        <w:jc w:val="both"/>
        <w:pPrChange w:id="303" w:author="Praveen kumar C" w:date="2026-09-02T16:14:00Z" w16du:dateUtc="2026-09-02T10:44:00Z">
          <w:pPr>
            <w:spacing w:after="160" w:line="300" w:lineRule="auto"/>
          </w:pPr>
        </w:pPrChange>
      </w:pPr>
      <w:r>
        <w:rPr>
          <w:b/>
          <w:bCs/>
        </w:rPr>
        <w:t>Individual Reflection — N. Sunil Kumar:</w:t>
      </w:r>
    </w:p>
    <w:p w14:paraId="28ECC1AA" w14:textId="77777777" w:rsidR="00EE6D91" w:rsidRDefault="00000000">
      <w:pPr>
        <w:spacing w:after="160" w:line="300" w:lineRule="auto"/>
        <w:jc w:val="both"/>
        <w:pPrChange w:id="304" w:author="Praveen kumar C" w:date="2026-09-02T16:14:00Z" w16du:dateUtc="2026-09-02T10:44:00Z">
          <w:pPr>
            <w:spacing w:after="160" w:line="300" w:lineRule="auto"/>
          </w:pPr>
        </w:pPrChange>
      </w:pPr>
      <w:r>
        <w:rPr>
          <w:i/>
          <w:iCs/>
        </w:rPr>
        <w:t>[Each student should complete this section individually, in 4–5 lines, covering the same four points listed above.]</w:t>
      </w:r>
    </w:p>
    <w:p w14:paraId="1DCE4F8E" w14:textId="77777777" w:rsidR="00EE6D91" w:rsidRDefault="00000000">
      <w:pPr>
        <w:spacing w:after="160" w:line="300" w:lineRule="auto"/>
        <w:jc w:val="both"/>
        <w:pPrChange w:id="305" w:author="Praveen kumar C" w:date="2026-09-02T16:14:00Z" w16du:dateUtc="2026-09-02T10:44:00Z">
          <w:pPr>
            <w:spacing w:after="160" w:line="300" w:lineRule="auto"/>
          </w:pPr>
        </w:pPrChange>
      </w:pPr>
      <w:r>
        <w:rPr>
          <w:b/>
          <w:bCs/>
        </w:rPr>
        <w:t>Individual Reflection — C. Chandu:</w:t>
      </w:r>
    </w:p>
    <w:p w14:paraId="0ECEC84A" w14:textId="77777777" w:rsidR="00EE6D91" w:rsidRDefault="00000000">
      <w:pPr>
        <w:spacing w:after="160" w:line="300" w:lineRule="auto"/>
        <w:jc w:val="both"/>
        <w:pPrChange w:id="306" w:author="Praveen kumar C" w:date="2026-09-02T16:14:00Z" w16du:dateUtc="2026-09-02T10:44:00Z">
          <w:pPr>
            <w:spacing w:after="160" w:line="300" w:lineRule="auto"/>
          </w:pPr>
        </w:pPrChange>
      </w:pPr>
      <w:r>
        <w:rPr>
          <w:i/>
          <w:iCs/>
        </w:rPr>
        <w:t>[Each student should complete this section individually, in 4–5 lines, covering the same four points listed above.]</w:t>
      </w:r>
    </w:p>
    <w:p w14:paraId="2DE68039" w14:textId="77777777" w:rsidR="00EE6D91" w:rsidRDefault="00000000">
      <w:r>
        <w:br w:type="page"/>
      </w:r>
    </w:p>
    <w:p w14:paraId="7ED1CD2A" w14:textId="77777777" w:rsidR="00EE6D91" w:rsidRPr="00AA5A66" w:rsidRDefault="00000000">
      <w:pPr>
        <w:spacing w:before="100" w:after="300"/>
        <w:jc w:val="center"/>
        <w:rPr>
          <w:sz w:val="22"/>
          <w:szCs w:val="22"/>
          <w:rPrChange w:id="307" w:author="Praveen kumar C" w:date="2026-09-02T16:14:00Z" w16du:dateUtc="2026-09-02T10:44:00Z">
            <w:rPr/>
          </w:rPrChange>
        </w:rPr>
      </w:pPr>
      <w:r w:rsidRPr="00AA5A66">
        <w:rPr>
          <w:b/>
          <w:bCs/>
          <w:sz w:val="36"/>
          <w:szCs w:val="36"/>
          <w:rPrChange w:id="308" w:author="Praveen kumar C" w:date="2026-09-02T16:14:00Z" w16du:dateUtc="2026-09-02T10:44:00Z">
            <w:rPr>
              <w:b/>
              <w:bCs/>
              <w:sz w:val="40"/>
              <w:szCs w:val="40"/>
            </w:rPr>
          </w:rPrChange>
        </w:rPr>
        <w:lastRenderedPageBreak/>
        <w:t>REFERENCES</w:t>
      </w:r>
    </w:p>
    <w:p w14:paraId="51B8C8E1" w14:textId="77777777" w:rsidR="00EE6D91" w:rsidRDefault="00000000">
      <w:pPr>
        <w:spacing w:after="140" w:line="280" w:lineRule="auto"/>
        <w:ind w:left="360" w:hanging="360"/>
        <w:jc w:val="both"/>
        <w:pPrChange w:id="309" w:author="Praveen kumar C" w:date="2026-09-02T16:14:00Z" w16du:dateUtc="2026-09-02T10:44:00Z">
          <w:pPr>
            <w:spacing w:after="140" w:line="280" w:lineRule="auto"/>
            <w:ind w:left="360" w:hanging="360"/>
          </w:pPr>
        </w:pPrChange>
      </w:pPr>
      <w:r>
        <w:rPr>
          <w:b/>
          <w:bCs/>
          <w:sz w:val="22"/>
          <w:szCs w:val="22"/>
        </w:rPr>
        <w:t xml:space="preserve">[1] </w:t>
      </w:r>
      <w:r>
        <w:rPr>
          <w:sz w:val="22"/>
          <w:szCs w:val="22"/>
        </w:rPr>
        <w:t>P. Bhambri and H. Sharma, “Generative AI's Impact on Supply Chain Decision-Making,” in Next-Gen Supply Chains, Wiley, 2026.</w:t>
      </w:r>
    </w:p>
    <w:p w14:paraId="38FF4D0F" w14:textId="77777777" w:rsidR="00EE6D91" w:rsidRDefault="00000000">
      <w:pPr>
        <w:spacing w:after="140" w:line="280" w:lineRule="auto"/>
        <w:ind w:left="360" w:hanging="360"/>
        <w:jc w:val="both"/>
        <w:pPrChange w:id="310" w:author="Praveen kumar C" w:date="2026-09-02T16:14:00Z" w16du:dateUtc="2026-09-02T10:44:00Z">
          <w:pPr>
            <w:spacing w:after="140" w:line="280" w:lineRule="auto"/>
            <w:ind w:left="360" w:hanging="360"/>
          </w:pPr>
        </w:pPrChange>
      </w:pPr>
      <w:r>
        <w:rPr>
          <w:b/>
          <w:bCs/>
          <w:sz w:val="22"/>
          <w:szCs w:val="22"/>
        </w:rPr>
        <w:t xml:space="preserve">[2] </w:t>
      </w:r>
      <w:r>
        <w:rPr>
          <w:sz w:val="22"/>
          <w:szCs w:val="22"/>
        </w:rPr>
        <w:t>L. Benhamou, V. Giard, and S. Lamouri, “Digital Twins in Supply Chain Management: Scope and Methodological Issues,” International Journal of Production Economics, 2026.</w:t>
      </w:r>
    </w:p>
    <w:p w14:paraId="353C12D0" w14:textId="77777777" w:rsidR="00EE6D91" w:rsidRDefault="00000000">
      <w:pPr>
        <w:spacing w:after="140" w:line="280" w:lineRule="auto"/>
        <w:ind w:left="360" w:hanging="360"/>
        <w:jc w:val="both"/>
        <w:pPrChange w:id="311" w:author="Praveen kumar C" w:date="2026-09-02T16:14:00Z" w16du:dateUtc="2026-09-02T10:44:00Z">
          <w:pPr>
            <w:spacing w:after="140" w:line="280" w:lineRule="auto"/>
            <w:ind w:left="360" w:hanging="360"/>
          </w:pPr>
        </w:pPrChange>
      </w:pPr>
      <w:r>
        <w:rPr>
          <w:b/>
          <w:bCs/>
          <w:sz w:val="22"/>
          <w:szCs w:val="22"/>
        </w:rPr>
        <w:t xml:space="preserve">[3] </w:t>
      </w:r>
      <w:r>
        <w:rPr>
          <w:sz w:val="22"/>
          <w:szCs w:val="22"/>
        </w:rPr>
        <w:t>D. Ivanov, “Agentic Digital Twins: Bridging Model-Based and AI-Driven Decision-Making Support,” International Journal of Production Research, 2026.</w:t>
      </w:r>
    </w:p>
    <w:p w14:paraId="5CAA91A6" w14:textId="77777777" w:rsidR="00EE6D91" w:rsidRDefault="00000000">
      <w:pPr>
        <w:spacing w:after="140" w:line="280" w:lineRule="auto"/>
        <w:ind w:left="360" w:hanging="360"/>
        <w:jc w:val="both"/>
        <w:pPrChange w:id="312" w:author="Praveen kumar C" w:date="2026-09-02T16:14:00Z" w16du:dateUtc="2026-09-02T10:44:00Z">
          <w:pPr>
            <w:spacing w:after="140" w:line="280" w:lineRule="auto"/>
            <w:ind w:left="360" w:hanging="360"/>
          </w:pPr>
        </w:pPrChange>
      </w:pPr>
      <w:r>
        <w:rPr>
          <w:b/>
          <w:bCs/>
          <w:sz w:val="22"/>
          <w:szCs w:val="22"/>
        </w:rPr>
        <w:t xml:space="preserve">[4] </w:t>
      </w:r>
      <w:r>
        <w:rPr>
          <w:sz w:val="22"/>
          <w:szCs w:val="22"/>
        </w:rPr>
        <w:t xml:space="preserve">T. V. Le and R. Fan, “Digital Twins for Logistics and Supply Chain Systems: Literature Review, Conceptual Framework, Research Potential, and Practical Challenges,” </w:t>
      </w:r>
      <w:proofErr w:type="spellStart"/>
      <w:r>
        <w:rPr>
          <w:sz w:val="22"/>
          <w:szCs w:val="22"/>
        </w:rPr>
        <w:t>arXiv</w:t>
      </w:r>
      <w:proofErr w:type="spellEnd"/>
      <w:r>
        <w:rPr>
          <w:sz w:val="22"/>
          <w:szCs w:val="22"/>
        </w:rPr>
        <w:t xml:space="preserve"> preprint, 2023.</w:t>
      </w:r>
    </w:p>
    <w:p w14:paraId="16A27036" w14:textId="77777777" w:rsidR="00EE6D91" w:rsidRDefault="00000000">
      <w:pPr>
        <w:spacing w:after="140" w:line="280" w:lineRule="auto"/>
        <w:ind w:left="360" w:hanging="360"/>
        <w:jc w:val="both"/>
        <w:pPrChange w:id="313" w:author="Praveen kumar C" w:date="2026-09-02T16:14:00Z" w16du:dateUtc="2026-09-02T10:44:00Z">
          <w:pPr>
            <w:spacing w:after="140" w:line="280" w:lineRule="auto"/>
            <w:ind w:left="360" w:hanging="360"/>
          </w:pPr>
        </w:pPrChange>
      </w:pPr>
      <w:r>
        <w:rPr>
          <w:b/>
          <w:bCs/>
          <w:sz w:val="22"/>
          <w:szCs w:val="22"/>
        </w:rPr>
        <w:t xml:space="preserve">[5] </w:t>
      </w:r>
      <w:r>
        <w:rPr>
          <w:sz w:val="22"/>
          <w:szCs w:val="22"/>
        </w:rPr>
        <w:t xml:space="preserve">K. Wang et al., “Simulation-Based Digital Twin Development for Blockchain Enabled End-to-End Industrial Hemp Supply Chain Risk Management,” </w:t>
      </w:r>
      <w:proofErr w:type="spellStart"/>
      <w:r>
        <w:rPr>
          <w:sz w:val="22"/>
          <w:szCs w:val="22"/>
        </w:rPr>
        <w:t>arXiv</w:t>
      </w:r>
      <w:proofErr w:type="spellEnd"/>
      <w:r>
        <w:rPr>
          <w:sz w:val="22"/>
          <w:szCs w:val="22"/>
        </w:rPr>
        <w:t xml:space="preserve"> preprint, 2020.</w:t>
      </w:r>
    </w:p>
    <w:p w14:paraId="70B79876" w14:textId="77777777" w:rsidR="00EE6D91" w:rsidRDefault="00000000">
      <w:pPr>
        <w:spacing w:after="140" w:line="280" w:lineRule="auto"/>
        <w:ind w:left="360" w:hanging="360"/>
        <w:jc w:val="both"/>
        <w:pPrChange w:id="314" w:author="Praveen kumar C" w:date="2026-09-02T16:14:00Z" w16du:dateUtc="2026-09-02T10:44:00Z">
          <w:pPr>
            <w:spacing w:after="140" w:line="280" w:lineRule="auto"/>
            <w:ind w:left="360" w:hanging="360"/>
          </w:pPr>
        </w:pPrChange>
      </w:pPr>
      <w:r>
        <w:rPr>
          <w:b/>
          <w:bCs/>
          <w:sz w:val="22"/>
          <w:szCs w:val="22"/>
        </w:rPr>
        <w:t xml:space="preserve">[6] </w:t>
      </w:r>
      <w:r>
        <w:rPr>
          <w:sz w:val="22"/>
          <w:szCs w:val="22"/>
        </w:rPr>
        <w:t>A. H. Azzi and K. Gacem, “A Bibliometric Analysis of Digital Twin Applications in Supply Chain Management: Evidence from Scopus (2015–2025),” 2026.</w:t>
      </w:r>
    </w:p>
    <w:p w14:paraId="4E60E6B2" w14:textId="77777777" w:rsidR="00EE6D91" w:rsidRDefault="00000000">
      <w:pPr>
        <w:spacing w:after="140" w:line="280" w:lineRule="auto"/>
        <w:ind w:left="360" w:hanging="360"/>
        <w:jc w:val="both"/>
        <w:pPrChange w:id="315" w:author="Praveen kumar C" w:date="2026-09-02T16:14:00Z" w16du:dateUtc="2026-09-02T10:44:00Z">
          <w:pPr>
            <w:spacing w:after="140" w:line="280" w:lineRule="auto"/>
            <w:ind w:left="360" w:hanging="360"/>
          </w:pPr>
        </w:pPrChange>
      </w:pPr>
      <w:r>
        <w:rPr>
          <w:b/>
          <w:bCs/>
          <w:sz w:val="22"/>
          <w:szCs w:val="22"/>
        </w:rPr>
        <w:t xml:space="preserve">[7] </w:t>
      </w:r>
      <w:r>
        <w:rPr>
          <w:sz w:val="22"/>
          <w:szCs w:val="22"/>
        </w:rPr>
        <w:t>E. Osei et al., “Supply Chain 4.0 and the Digital Twin Approach: A Framework for Improving Supply Chain Visibility,” Procedia CIRP, 2024.</w:t>
      </w:r>
    </w:p>
    <w:p w14:paraId="767F1001" w14:textId="77777777" w:rsidR="00EE6D91" w:rsidRDefault="00000000">
      <w:pPr>
        <w:spacing w:after="140" w:line="280" w:lineRule="auto"/>
        <w:ind w:left="360" w:hanging="360"/>
        <w:jc w:val="both"/>
        <w:pPrChange w:id="316" w:author="Praveen kumar C" w:date="2026-09-02T16:14:00Z" w16du:dateUtc="2026-09-02T10:44:00Z">
          <w:pPr>
            <w:spacing w:after="140" w:line="280" w:lineRule="auto"/>
            <w:ind w:left="360" w:hanging="360"/>
          </w:pPr>
        </w:pPrChange>
      </w:pPr>
      <w:r>
        <w:rPr>
          <w:b/>
          <w:bCs/>
          <w:sz w:val="22"/>
          <w:szCs w:val="22"/>
        </w:rPr>
        <w:t xml:space="preserve">[8] </w:t>
      </w:r>
      <w:r>
        <w:rPr>
          <w:sz w:val="22"/>
          <w:szCs w:val="22"/>
        </w:rPr>
        <w:t>Google, “Gemini API Documentation,” https://ai.google.dev/gemini-api/docs</w:t>
      </w:r>
    </w:p>
    <w:p w14:paraId="0395F24C" w14:textId="77777777" w:rsidR="00EE6D91" w:rsidRDefault="00000000">
      <w:pPr>
        <w:spacing w:after="140" w:line="280" w:lineRule="auto"/>
        <w:ind w:left="360" w:hanging="360"/>
        <w:jc w:val="both"/>
        <w:pPrChange w:id="317" w:author="Praveen kumar C" w:date="2026-09-02T16:14:00Z" w16du:dateUtc="2026-09-02T10:44:00Z">
          <w:pPr>
            <w:spacing w:after="140" w:line="280" w:lineRule="auto"/>
            <w:ind w:left="360" w:hanging="360"/>
          </w:pPr>
        </w:pPrChange>
      </w:pPr>
      <w:r>
        <w:rPr>
          <w:b/>
          <w:bCs/>
          <w:sz w:val="22"/>
          <w:szCs w:val="22"/>
        </w:rPr>
        <w:t xml:space="preserve">[9] </w:t>
      </w:r>
      <w:proofErr w:type="spellStart"/>
      <w:r>
        <w:rPr>
          <w:sz w:val="22"/>
          <w:szCs w:val="22"/>
        </w:rPr>
        <w:t>NetworkX</w:t>
      </w:r>
      <w:proofErr w:type="spellEnd"/>
      <w:r>
        <w:rPr>
          <w:sz w:val="22"/>
          <w:szCs w:val="22"/>
        </w:rPr>
        <w:t xml:space="preserve"> Developers, “</w:t>
      </w:r>
      <w:proofErr w:type="spellStart"/>
      <w:r>
        <w:rPr>
          <w:sz w:val="22"/>
          <w:szCs w:val="22"/>
        </w:rPr>
        <w:t>NetworkX</w:t>
      </w:r>
      <w:proofErr w:type="spellEnd"/>
      <w:r>
        <w:rPr>
          <w:sz w:val="22"/>
          <w:szCs w:val="22"/>
        </w:rPr>
        <w:t xml:space="preserve"> Documentation,” https://networkx.org/documentation/stable/</w:t>
      </w:r>
    </w:p>
    <w:p w14:paraId="2A7D11DF" w14:textId="77777777" w:rsidR="00EE6D91" w:rsidRDefault="00000000">
      <w:pPr>
        <w:spacing w:after="140" w:line="280" w:lineRule="auto"/>
        <w:ind w:left="360" w:hanging="360"/>
        <w:jc w:val="both"/>
        <w:pPrChange w:id="318" w:author="Praveen kumar C" w:date="2026-09-02T16:14:00Z" w16du:dateUtc="2026-09-02T10:44:00Z">
          <w:pPr>
            <w:spacing w:after="140" w:line="280" w:lineRule="auto"/>
            <w:ind w:left="360" w:hanging="360"/>
          </w:pPr>
        </w:pPrChange>
      </w:pPr>
      <w:r>
        <w:rPr>
          <w:b/>
          <w:bCs/>
          <w:sz w:val="22"/>
          <w:szCs w:val="22"/>
        </w:rPr>
        <w:t xml:space="preserve">[10] </w:t>
      </w:r>
      <w:proofErr w:type="spellStart"/>
      <w:r>
        <w:rPr>
          <w:sz w:val="22"/>
          <w:szCs w:val="22"/>
        </w:rPr>
        <w:t>Streamlit</w:t>
      </w:r>
      <w:proofErr w:type="spellEnd"/>
      <w:r>
        <w:rPr>
          <w:sz w:val="22"/>
          <w:szCs w:val="22"/>
        </w:rPr>
        <w:t xml:space="preserve"> Inc., “</w:t>
      </w:r>
      <w:proofErr w:type="spellStart"/>
      <w:r>
        <w:rPr>
          <w:sz w:val="22"/>
          <w:szCs w:val="22"/>
        </w:rPr>
        <w:t>Streamlit</w:t>
      </w:r>
      <w:proofErr w:type="spellEnd"/>
      <w:r>
        <w:rPr>
          <w:sz w:val="22"/>
          <w:szCs w:val="22"/>
        </w:rPr>
        <w:t xml:space="preserve"> Documentation,” https://docs.streamlit.io</w:t>
      </w:r>
    </w:p>
    <w:p w14:paraId="1B235DB3" w14:textId="77777777" w:rsidR="00EE6D91" w:rsidRDefault="00000000">
      <w:r>
        <w:br w:type="page"/>
      </w:r>
    </w:p>
    <w:p w14:paraId="36CE4CA8" w14:textId="77777777" w:rsidR="00EE6D91" w:rsidRDefault="00000000">
      <w:pPr>
        <w:spacing w:before="100" w:after="300"/>
        <w:jc w:val="center"/>
      </w:pPr>
      <w:r>
        <w:rPr>
          <w:b/>
          <w:bCs/>
          <w:sz w:val="40"/>
          <w:szCs w:val="40"/>
        </w:rPr>
        <w:lastRenderedPageBreak/>
        <w:t>APPENDICES</w:t>
      </w:r>
    </w:p>
    <w:p w14:paraId="3C3D72DC" w14:textId="77777777" w:rsidR="00AA5A66" w:rsidRPr="00E51658" w:rsidRDefault="00AA5A66">
      <w:pPr>
        <w:spacing w:before="100" w:after="300"/>
        <w:rPr>
          <w:ins w:id="319" w:author="Praveen kumar C" w:date="2026-09-02T16:22:00Z"/>
          <w:b/>
          <w:bCs/>
          <w:sz w:val="28"/>
          <w:szCs w:val="28"/>
          <w:rPrChange w:id="320" w:author="Praveen kumar C" w:date="2026-09-02T16:23:00Z" w16du:dateUtc="2026-09-02T10:53:00Z">
            <w:rPr>
              <w:ins w:id="321" w:author="Praveen kumar C" w:date="2026-09-02T16:22:00Z"/>
              <w:b/>
              <w:bCs/>
            </w:rPr>
          </w:rPrChange>
        </w:rPr>
        <w:pPrChange w:id="322" w:author="Praveen kumar C" w:date="2026-09-02T16:23:00Z" w16du:dateUtc="2026-09-02T10:53:00Z">
          <w:pPr>
            <w:spacing w:before="100" w:after="300"/>
            <w:jc w:val="center"/>
          </w:pPr>
        </w:pPrChange>
      </w:pPr>
      <w:ins w:id="323" w:author="Praveen kumar C" w:date="2026-09-02T16:22:00Z">
        <w:r w:rsidRPr="00E51658">
          <w:rPr>
            <w:b/>
            <w:bCs/>
            <w:sz w:val="28"/>
            <w:szCs w:val="28"/>
            <w:rPrChange w:id="324" w:author="Praveen kumar C" w:date="2026-09-02T16:23:00Z" w16du:dateUtc="2026-09-02T10:53:00Z">
              <w:rPr>
                <w:b/>
                <w:bCs/>
              </w:rPr>
            </w:rPrChange>
          </w:rPr>
          <w:t>Appendix A – Key Calculations</w:t>
        </w:r>
      </w:ins>
    </w:p>
    <w:p w14:paraId="1C6C2822" w14:textId="77777777" w:rsidR="00AA5A66" w:rsidRPr="00AA5A66" w:rsidRDefault="00AA5A66">
      <w:pPr>
        <w:spacing w:before="100" w:after="300"/>
        <w:rPr>
          <w:ins w:id="325" w:author="Praveen kumar C" w:date="2026-09-02T16:22:00Z"/>
          <w:rPrChange w:id="326" w:author="Praveen kumar C" w:date="2026-09-02T16:22:00Z" w16du:dateUtc="2026-09-02T10:52:00Z">
            <w:rPr>
              <w:ins w:id="327" w:author="Praveen kumar C" w:date="2026-09-02T16:22:00Z"/>
              <w:b/>
              <w:bCs/>
            </w:rPr>
          </w:rPrChange>
        </w:rPr>
        <w:pPrChange w:id="328" w:author="Praveen kumar C" w:date="2026-09-02T16:23:00Z" w16du:dateUtc="2026-09-02T10:53:00Z">
          <w:pPr>
            <w:spacing w:before="100" w:after="300"/>
            <w:jc w:val="center"/>
          </w:pPr>
        </w:pPrChange>
      </w:pPr>
      <w:ins w:id="329" w:author="Praveen kumar C" w:date="2026-09-02T16:22:00Z">
        <w:r w:rsidRPr="00AA5A66">
          <w:rPr>
            <w:rPrChange w:id="330" w:author="Praveen kumar C" w:date="2026-09-02T16:22:00Z" w16du:dateUtc="2026-09-02T10:52:00Z">
              <w:rPr>
                <w:b/>
                <w:bCs/>
              </w:rPr>
            </w:rPrChange>
          </w:rPr>
          <w:t>Route weight:</w:t>
        </w:r>
        <w:r w:rsidRPr="00AA5A66">
          <w:rPr>
            <w:rPrChange w:id="331" w:author="Praveen kumar C" w:date="2026-09-02T16:22:00Z" w16du:dateUtc="2026-09-02T10:52:00Z">
              <w:rPr>
                <w:b/>
                <w:bCs/>
              </w:rPr>
            </w:rPrChange>
          </w:rPr>
          <w:br/>
          <w:t>weight = (</w:t>
        </w:r>
        <w:proofErr w:type="spellStart"/>
        <w:r w:rsidRPr="00AA5A66">
          <w:rPr>
            <w:rPrChange w:id="332" w:author="Praveen kumar C" w:date="2026-09-02T16:22:00Z" w16du:dateUtc="2026-09-02T10:52:00Z">
              <w:rPr>
                <w:b/>
                <w:bCs/>
              </w:rPr>
            </w:rPrChange>
          </w:rPr>
          <w:t>transit_days</w:t>
        </w:r>
        <w:proofErr w:type="spellEnd"/>
        <w:r w:rsidRPr="00AA5A66">
          <w:rPr>
            <w:rPrChange w:id="333" w:author="Praveen kumar C" w:date="2026-09-02T16:22:00Z" w16du:dateUtc="2026-09-02T10:52:00Z">
              <w:rPr>
                <w:b/>
                <w:bCs/>
              </w:rPr>
            </w:rPrChange>
          </w:rPr>
          <w:t xml:space="preserve"> × </w:t>
        </w:r>
        <w:proofErr w:type="spellStart"/>
        <w:r w:rsidRPr="00AA5A66">
          <w:rPr>
            <w:rPrChange w:id="334" w:author="Praveen kumar C" w:date="2026-09-02T16:22:00Z" w16du:dateUtc="2026-09-02T10:52:00Z">
              <w:rPr>
                <w:b/>
                <w:bCs/>
              </w:rPr>
            </w:rPrChange>
          </w:rPr>
          <w:t>delay_mult</w:t>
        </w:r>
        <w:proofErr w:type="spellEnd"/>
        <w:r w:rsidRPr="00AA5A66">
          <w:rPr>
            <w:rPrChange w:id="335" w:author="Praveen kumar C" w:date="2026-09-02T16:22:00Z" w16du:dateUtc="2026-09-02T10:52:00Z">
              <w:rPr>
                <w:b/>
                <w:bCs/>
              </w:rPr>
            </w:rPrChange>
          </w:rPr>
          <w:t>) + α × (</w:t>
        </w:r>
        <w:proofErr w:type="spellStart"/>
        <w:r w:rsidRPr="00AA5A66">
          <w:rPr>
            <w:rPrChange w:id="336" w:author="Praveen kumar C" w:date="2026-09-02T16:22:00Z" w16du:dateUtc="2026-09-02T10:52:00Z">
              <w:rPr>
                <w:b/>
                <w:bCs/>
              </w:rPr>
            </w:rPrChange>
          </w:rPr>
          <w:t>unit_cost</w:t>
        </w:r>
        <w:proofErr w:type="spellEnd"/>
        <w:r w:rsidRPr="00AA5A66">
          <w:rPr>
            <w:rPrChange w:id="337" w:author="Praveen kumar C" w:date="2026-09-02T16:22:00Z" w16du:dateUtc="2026-09-02T10:52:00Z">
              <w:rPr>
                <w:b/>
                <w:bCs/>
              </w:rPr>
            </w:rPrChange>
          </w:rPr>
          <w:t xml:space="preserve"> × </w:t>
        </w:r>
        <w:proofErr w:type="spellStart"/>
        <w:r w:rsidRPr="00AA5A66">
          <w:rPr>
            <w:rPrChange w:id="338" w:author="Praveen kumar C" w:date="2026-09-02T16:22:00Z" w16du:dateUtc="2026-09-02T10:52:00Z">
              <w:rPr>
                <w:b/>
                <w:bCs/>
              </w:rPr>
            </w:rPrChange>
          </w:rPr>
          <w:t>cost_mult</w:t>
        </w:r>
        <w:proofErr w:type="spellEnd"/>
        <w:r w:rsidRPr="00AA5A66">
          <w:rPr>
            <w:rPrChange w:id="339" w:author="Praveen kumar C" w:date="2026-09-02T16:22:00Z" w16du:dateUtc="2026-09-02T10:52:00Z">
              <w:rPr>
                <w:b/>
                <w:bCs/>
              </w:rPr>
            </w:rPrChange>
          </w:rPr>
          <w:t xml:space="preserve"> × </w:t>
        </w:r>
        <w:proofErr w:type="spellStart"/>
        <w:r w:rsidRPr="00AA5A66">
          <w:rPr>
            <w:rPrChange w:id="340" w:author="Praveen kumar C" w:date="2026-09-02T16:22:00Z" w16du:dateUtc="2026-09-02T10:52:00Z">
              <w:rPr>
                <w:b/>
                <w:bCs/>
              </w:rPr>
            </w:rPrChange>
          </w:rPr>
          <w:t>risk_factor</w:t>
        </w:r>
        <w:proofErr w:type="spellEnd"/>
        <w:r w:rsidRPr="00AA5A66">
          <w:rPr>
            <w:rPrChange w:id="341" w:author="Praveen kumar C" w:date="2026-09-02T16:22:00Z" w16du:dateUtc="2026-09-02T10:52:00Z">
              <w:rPr>
                <w:b/>
                <w:bCs/>
              </w:rPr>
            </w:rPrChange>
          </w:rPr>
          <w:t>)</w:t>
        </w:r>
      </w:ins>
    </w:p>
    <w:p w14:paraId="7C4C5B64" w14:textId="77777777" w:rsidR="00AA5A66" w:rsidRPr="00AA5A66" w:rsidRDefault="00AA5A66">
      <w:pPr>
        <w:spacing w:before="100" w:after="300"/>
        <w:rPr>
          <w:ins w:id="342" w:author="Praveen kumar C" w:date="2026-09-02T16:22:00Z"/>
          <w:rPrChange w:id="343" w:author="Praveen kumar C" w:date="2026-09-02T16:22:00Z" w16du:dateUtc="2026-09-02T10:52:00Z">
            <w:rPr>
              <w:ins w:id="344" w:author="Praveen kumar C" w:date="2026-09-02T16:22:00Z"/>
              <w:b/>
              <w:bCs/>
            </w:rPr>
          </w:rPrChange>
        </w:rPr>
        <w:pPrChange w:id="345" w:author="Praveen kumar C" w:date="2026-09-02T16:23:00Z" w16du:dateUtc="2026-09-02T10:53:00Z">
          <w:pPr>
            <w:spacing w:before="100" w:after="300"/>
            <w:jc w:val="center"/>
          </w:pPr>
        </w:pPrChange>
      </w:pPr>
      <w:ins w:id="346" w:author="Praveen kumar C" w:date="2026-09-02T16:22:00Z">
        <w:r w:rsidRPr="00AA5A66">
          <w:rPr>
            <w:rPrChange w:id="347" w:author="Praveen kumar C" w:date="2026-09-02T16:22:00Z" w16du:dateUtc="2026-09-02T10:52:00Z">
              <w:rPr>
                <w:b/>
                <w:bCs/>
              </w:rPr>
            </w:rPrChange>
          </w:rPr>
          <w:t xml:space="preserve">Recovery time: TTR = </w:t>
        </w:r>
        <w:proofErr w:type="spellStart"/>
        <w:r w:rsidRPr="00AA5A66">
          <w:rPr>
            <w:rPrChange w:id="348" w:author="Praveen kumar C" w:date="2026-09-02T16:22:00Z" w16du:dateUtc="2026-09-02T10:52:00Z">
              <w:rPr>
                <w:b/>
                <w:bCs/>
              </w:rPr>
            </w:rPrChange>
          </w:rPr>
          <w:t>base_days</w:t>
        </w:r>
        <w:proofErr w:type="spellEnd"/>
        <w:r w:rsidRPr="00AA5A66">
          <w:rPr>
            <w:rPrChange w:id="349" w:author="Praveen kumar C" w:date="2026-09-02T16:22:00Z" w16du:dateUtc="2026-09-02T10:52:00Z">
              <w:rPr>
                <w:b/>
                <w:bCs/>
              </w:rPr>
            </w:rPrChange>
          </w:rPr>
          <w:t xml:space="preserve"> × </w:t>
        </w:r>
        <w:proofErr w:type="spellStart"/>
        <w:r w:rsidRPr="00AA5A66">
          <w:rPr>
            <w:rPrChange w:id="350" w:author="Praveen kumar C" w:date="2026-09-02T16:22:00Z" w16du:dateUtc="2026-09-02T10:52:00Z">
              <w:rPr>
                <w:b/>
                <w:bCs/>
              </w:rPr>
            </w:rPrChange>
          </w:rPr>
          <w:t>disrupted_edges</w:t>
        </w:r>
        <w:proofErr w:type="spellEnd"/>
        <w:r w:rsidRPr="00AA5A66">
          <w:rPr>
            <w:rPrChange w:id="351" w:author="Praveen kumar C" w:date="2026-09-02T16:22:00Z" w16du:dateUtc="2026-09-02T10:52:00Z">
              <w:rPr>
                <w:b/>
                <w:bCs/>
              </w:rPr>
            </w:rPrChange>
          </w:rPr>
          <w:t xml:space="preserve"> × </w:t>
        </w:r>
        <w:proofErr w:type="spellStart"/>
        <w:r w:rsidRPr="00AA5A66">
          <w:rPr>
            <w:rPrChange w:id="352" w:author="Praveen kumar C" w:date="2026-09-02T16:22:00Z" w16du:dateUtc="2026-09-02T10:52:00Z">
              <w:rPr>
                <w:b/>
                <w:bCs/>
              </w:rPr>
            </w:rPrChange>
          </w:rPr>
          <w:t>delay_mult</w:t>
        </w:r>
        <w:proofErr w:type="spellEnd"/>
        <w:r w:rsidRPr="00AA5A66">
          <w:rPr>
            <w:rPrChange w:id="353" w:author="Praveen kumar C" w:date="2026-09-02T16:22:00Z" w16du:dateUtc="2026-09-02T10:52:00Z">
              <w:rPr>
                <w:b/>
                <w:bCs/>
              </w:rPr>
            </w:rPrChange>
          </w:rPr>
          <w:br/>
          <w:t>Cost overhead: (</w:t>
        </w:r>
        <w:proofErr w:type="spellStart"/>
        <w:r w:rsidRPr="00AA5A66">
          <w:rPr>
            <w:rPrChange w:id="354" w:author="Praveen kumar C" w:date="2026-09-02T16:22:00Z" w16du:dateUtc="2026-09-02T10:52:00Z">
              <w:rPr>
                <w:b/>
                <w:bCs/>
              </w:rPr>
            </w:rPrChange>
          </w:rPr>
          <w:t>optimized_cost</w:t>
        </w:r>
        <w:proofErr w:type="spellEnd"/>
        <w:r w:rsidRPr="00AA5A66">
          <w:rPr>
            <w:rPrChange w:id="355" w:author="Praveen kumar C" w:date="2026-09-02T16:22:00Z" w16du:dateUtc="2026-09-02T10:52:00Z">
              <w:rPr>
                <w:b/>
                <w:bCs/>
              </w:rPr>
            </w:rPrChange>
          </w:rPr>
          <w:t xml:space="preserve"> − </w:t>
        </w:r>
        <w:proofErr w:type="spellStart"/>
        <w:r w:rsidRPr="00AA5A66">
          <w:rPr>
            <w:rPrChange w:id="356" w:author="Praveen kumar C" w:date="2026-09-02T16:22:00Z" w16du:dateUtc="2026-09-02T10:52:00Z">
              <w:rPr>
                <w:b/>
                <w:bCs/>
              </w:rPr>
            </w:rPrChange>
          </w:rPr>
          <w:t>baseline_cost</w:t>
        </w:r>
        <w:proofErr w:type="spellEnd"/>
        <w:r w:rsidRPr="00AA5A66">
          <w:rPr>
            <w:rPrChange w:id="357" w:author="Praveen kumar C" w:date="2026-09-02T16:22:00Z" w16du:dateUtc="2026-09-02T10:52:00Z">
              <w:rPr>
                <w:b/>
                <w:bCs/>
              </w:rPr>
            </w:rPrChange>
          </w:rPr>
          <w:t xml:space="preserve">) / </w:t>
        </w:r>
        <w:proofErr w:type="spellStart"/>
        <w:r w:rsidRPr="00AA5A66">
          <w:rPr>
            <w:rPrChange w:id="358" w:author="Praveen kumar C" w:date="2026-09-02T16:22:00Z" w16du:dateUtc="2026-09-02T10:52:00Z">
              <w:rPr>
                <w:b/>
                <w:bCs/>
              </w:rPr>
            </w:rPrChange>
          </w:rPr>
          <w:t>baseline_cost</w:t>
        </w:r>
        <w:proofErr w:type="spellEnd"/>
        <w:r w:rsidRPr="00AA5A66">
          <w:rPr>
            <w:rPrChange w:id="359" w:author="Praveen kumar C" w:date="2026-09-02T16:22:00Z" w16du:dateUtc="2026-09-02T10:52:00Z">
              <w:rPr>
                <w:b/>
                <w:bCs/>
              </w:rPr>
            </w:rPrChange>
          </w:rPr>
          <w:t xml:space="preserve"> × 100</w:t>
        </w:r>
        <w:r w:rsidRPr="00AA5A66">
          <w:rPr>
            <w:rPrChange w:id="360" w:author="Praveen kumar C" w:date="2026-09-02T16:22:00Z" w16du:dateUtc="2026-09-02T10:52:00Z">
              <w:rPr>
                <w:b/>
                <w:bCs/>
              </w:rPr>
            </w:rPrChange>
          </w:rPr>
          <w:br/>
          <w:t xml:space="preserve">Time saved: </w:t>
        </w:r>
        <w:proofErr w:type="spellStart"/>
        <w:r w:rsidRPr="00AA5A66">
          <w:rPr>
            <w:rPrChange w:id="361" w:author="Praveen kumar C" w:date="2026-09-02T16:22:00Z" w16du:dateUtc="2026-09-02T10:52:00Z">
              <w:rPr>
                <w:b/>
                <w:bCs/>
              </w:rPr>
            </w:rPrChange>
          </w:rPr>
          <w:t>disrupted_days</w:t>
        </w:r>
        <w:proofErr w:type="spellEnd"/>
        <w:r w:rsidRPr="00AA5A66">
          <w:rPr>
            <w:rPrChange w:id="362" w:author="Praveen kumar C" w:date="2026-09-02T16:22:00Z" w16du:dateUtc="2026-09-02T10:52:00Z">
              <w:rPr>
                <w:b/>
                <w:bCs/>
              </w:rPr>
            </w:rPrChange>
          </w:rPr>
          <w:t xml:space="preserve"> − </w:t>
        </w:r>
        <w:proofErr w:type="spellStart"/>
        <w:r w:rsidRPr="00AA5A66">
          <w:rPr>
            <w:rPrChange w:id="363" w:author="Praveen kumar C" w:date="2026-09-02T16:22:00Z" w16du:dateUtc="2026-09-02T10:52:00Z">
              <w:rPr>
                <w:b/>
                <w:bCs/>
              </w:rPr>
            </w:rPrChange>
          </w:rPr>
          <w:t>optimized_days</w:t>
        </w:r>
        <w:proofErr w:type="spellEnd"/>
      </w:ins>
    </w:p>
    <w:p w14:paraId="185B10A1" w14:textId="77777777" w:rsidR="00AA5A66" w:rsidRPr="00AA5A66" w:rsidRDefault="00AA5A66">
      <w:pPr>
        <w:spacing w:before="100" w:after="300"/>
        <w:rPr>
          <w:ins w:id="364" w:author="Praveen kumar C" w:date="2026-09-02T16:22:00Z"/>
          <w:rPrChange w:id="365" w:author="Praveen kumar C" w:date="2026-09-02T16:22:00Z" w16du:dateUtc="2026-09-02T10:52:00Z">
            <w:rPr>
              <w:ins w:id="366" w:author="Praveen kumar C" w:date="2026-09-02T16:22:00Z"/>
              <w:b/>
              <w:bCs/>
            </w:rPr>
          </w:rPrChange>
        </w:rPr>
        <w:pPrChange w:id="367" w:author="Praveen kumar C" w:date="2026-09-02T16:23:00Z" w16du:dateUtc="2026-09-02T10:53:00Z">
          <w:pPr>
            <w:spacing w:before="100" w:after="300"/>
            <w:jc w:val="center"/>
          </w:pPr>
        </w:pPrChange>
      </w:pPr>
      <w:ins w:id="368" w:author="Praveen kumar C" w:date="2026-09-02T16:22:00Z">
        <w:r w:rsidRPr="00AA5A66">
          <w:rPr>
            <w:rPrChange w:id="369" w:author="Praveen kumar C" w:date="2026-09-02T16:22:00Z" w16du:dateUtc="2026-09-02T10:52:00Z">
              <w:rPr>
                <w:b/>
                <w:bCs/>
              </w:rPr>
            </w:rPrChange>
          </w:rPr>
          <w:t>Three Dijkstra passes are run per query: baseline (no disruption), disrupted (current state), optimized (disrupted edges excluded).</w:t>
        </w:r>
      </w:ins>
    </w:p>
    <w:p w14:paraId="7899A95B" w14:textId="77777777" w:rsidR="00AA5A66" w:rsidRPr="00E51658" w:rsidRDefault="00AA5A66">
      <w:pPr>
        <w:spacing w:before="100" w:after="300"/>
        <w:jc w:val="both"/>
        <w:rPr>
          <w:ins w:id="370" w:author="Praveen kumar C" w:date="2026-09-02T16:22:00Z"/>
          <w:b/>
          <w:bCs/>
          <w:sz w:val="28"/>
          <w:szCs w:val="28"/>
          <w:rPrChange w:id="371" w:author="Praveen kumar C" w:date="2026-09-02T16:23:00Z" w16du:dateUtc="2026-09-02T10:53:00Z">
            <w:rPr>
              <w:ins w:id="372" w:author="Praveen kumar C" w:date="2026-09-02T16:22:00Z"/>
              <w:b/>
              <w:bCs/>
            </w:rPr>
          </w:rPrChange>
        </w:rPr>
        <w:pPrChange w:id="373" w:author="Praveen kumar C" w:date="2026-09-02T16:22:00Z" w16du:dateUtc="2026-09-02T10:52:00Z">
          <w:pPr>
            <w:spacing w:before="100" w:after="300"/>
            <w:jc w:val="center"/>
          </w:pPr>
        </w:pPrChange>
      </w:pPr>
      <w:ins w:id="374" w:author="Praveen kumar C" w:date="2026-09-02T16:22:00Z">
        <w:r w:rsidRPr="00E51658">
          <w:rPr>
            <w:b/>
            <w:bCs/>
            <w:sz w:val="28"/>
            <w:szCs w:val="28"/>
            <w:rPrChange w:id="375" w:author="Praveen kumar C" w:date="2026-09-02T16:23:00Z" w16du:dateUtc="2026-09-02T10:53:00Z">
              <w:rPr>
                <w:b/>
                <w:bCs/>
              </w:rPr>
            </w:rPrChange>
          </w:rPr>
          <w:t>Appendix B – Architecture</w:t>
        </w:r>
      </w:ins>
    </w:p>
    <w:p w14:paraId="3A030317" w14:textId="77777777" w:rsidR="00AA5A66" w:rsidRPr="00AA5A66" w:rsidRDefault="00AA5A66">
      <w:pPr>
        <w:spacing w:before="100" w:after="300"/>
        <w:jc w:val="both"/>
        <w:rPr>
          <w:ins w:id="376" w:author="Praveen kumar C" w:date="2026-09-02T16:22:00Z"/>
          <w:rPrChange w:id="377" w:author="Praveen kumar C" w:date="2026-09-02T16:22:00Z" w16du:dateUtc="2026-09-02T10:52:00Z">
            <w:rPr>
              <w:ins w:id="378" w:author="Praveen kumar C" w:date="2026-09-02T16:22:00Z"/>
              <w:b/>
              <w:bCs/>
            </w:rPr>
          </w:rPrChange>
        </w:rPr>
        <w:pPrChange w:id="379" w:author="Praveen kumar C" w:date="2026-09-02T16:22:00Z" w16du:dateUtc="2026-09-02T10:52:00Z">
          <w:pPr>
            <w:spacing w:before="100" w:after="300"/>
            <w:jc w:val="center"/>
          </w:pPr>
        </w:pPrChange>
      </w:pPr>
      <w:ins w:id="380" w:author="Praveen kumar C" w:date="2026-09-02T16:22:00Z">
        <w:r w:rsidRPr="00AA5A66">
          <w:rPr>
            <w:rPrChange w:id="381" w:author="Praveen kumar C" w:date="2026-09-02T16:22:00Z" w16du:dateUtc="2026-09-02T10:52:00Z">
              <w:rPr>
                <w:b/>
                <w:bCs/>
              </w:rPr>
            </w:rPrChange>
          </w:rPr>
          <w:t>Next.js Frontend (JWT auth)</w:t>
        </w:r>
      </w:ins>
    </w:p>
    <w:p w14:paraId="209A6D16" w14:textId="77777777" w:rsidR="00AA5A66" w:rsidRPr="00AA5A66" w:rsidRDefault="00AA5A66">
      <w:pPr>
        <w:spacing w:before="100" w:after="300"/>
        <w:jc w:val="both"/>
        <w:rPr>
          <w:ins w:id="382" w:author="Praveen kumar C" w:date="2026-09-02T16:22:00Z"/>
          <w:rPrChange w:id="383" w:author="Praveen kumar C" w:date="2026-09-02T16:22:00Z" w16du:dateUtc="2026-09-02T10:52:00Z">
            <w:rPr>
              <w:ins w:id="384" w:author="Praveen kumar C" w:date="2026-09-02T16:22:00Z"/>
              <w:b/>
              <w:bCs/>
            </w:rPr>
          </w:rPrChange>
        </w:rPr>
        <w:pPrChange w:id="385" w:author="Praveen kumar C" w:date="2026-09-02T16:22:00Z" w16du:dateUtc="2026-09-02T10:52:00Z">
          <w:pPr>
            <w:spacing w:before="100" w:after="300"/>
            <w:jc w:val="center"/>
          </w:pPr>
        </w:pPrChange>
      </w:pPr>
      <w:ins w:id="386" w:author="Praveen kumar C" w:date="2026-09-02T16:22:00Z">
        <w:r w:rsidRPr="00AA5A66">
          <w:rPr>
            <w:rPrChange w:id="387" w:author="Praveen kumar C" w:date="2026-09-02T16:22:00Z" w16du:dateUtc="2026-09-02T10:52:00Z">
              <w:rPr>
                <w:b/>
                <w:bCs/>
              </w:rPr>
            </w:rPrChange>
          </w:rPr>
          <w:t xml:space="preserve">       ↓ REST/WebSocket</w:t>
        </w:r>
      </w:ins>
    </w:p>
    <w:p w14:paraId="5F57B5C3" w14:textId="77777777" w:rsidR="00AA5A66" w:rsidRPr="00AA5A66" w:rsidRDefault="00AA5A66">
      <w:pPr>
        <w:spacing w:before="100" w:after="300"/>
        <w:jc w:val="both"/>
        <w:rPr>
          <w:ins w:id="388" w:author="Praveen kumar C" w:date="2026-09-02T16:22:00Z"/>
          <w:rPrChange w:id="389" w:author="Praveen kumar C" w:date="2026-09-02T16:22:00Z" w16du:dateUtc="2026-09-02T10:52:00Z">
            <w:rPr>
              <w:ins w:id="390" w:author="Praveen kumar C" w:date="2026-09-02T16:22:00Z"/>
              <w:b/>
              <w:bCs/>
            </w:rPr>
          </w:rPrChange>
        </w:rPr>
        <w:pPrChange w:id="391" w:author="Praveen kumar C" w:date="2026-09-02T16:22:00Z" w16du:dateUtc="2026-09-02T10:52:00Z">
          <w:pPr>
            <w:spacing w:before="100" w:after="300"/>
            <w:jc w:val="center"/>
          </w:pPr>
        </w:pPrChange>
      </w:pPr>
      <w:proofErr w:type="spellStart"/>
      <w:ins w:id="392" w:author="Praveen kumar C" w:date="2026-09-02T16:22:00Z">
        <w:r w:rsidRPr="00AA5A66">
          <w:rPr>
            <w:rPrChange w:id="393" w:author="Praveen kumar C" w:date="2026-09-02T16:22:00Z" w16du:dateUtc="2026-09-02T10:52:00Z">
              <w:rPr>
                <w:b/>
                <w:bCs/>
              </w:rPr>
            </w:rPrChange>
          </w:rPr>
          <w:t>FastAPI</w:t>
        </w:r>
        <w:proofErr w:type="spellEnd"/>
        <w:r w:rsidRPr="00AA5A66">
          <w:rPr>
            <w:rPrChange w:id="394" w:author="Praveen kumar C" w:date="2026-09-02T16:22:00Z" w16du:dateUtc="2026-09-02T10:52:00Z">
              <w:rPr>
                <w:b/>
                <w:bCs/>
              </w:rPr>
            </w:rPrChange>
          </w:rPr>
          <w:t xml:space="preserve"> Backend</w:t>
        </w:r>
      </w:ins>
    </w:p>
    <w:p w14:paraId="42E4F2B3" w14:textId="77777777" w:rsidR="00AA5A66" w:rsidRPr="00AA5A66" w:rsidRDefault="00AA5A66">
      <w:pPr>
        <w:spacing w:before="100" w:after="300"/>
        <w:jc w:val="both"/>
        <w:rPr>
          <w:ins w:id="395" w:author="Praveen kumar C" w:date="2026-09-02T16:22:00Z"/>
          <w:rPrChange w:id="396" w:author="Praveen kumar C" w:date="2026-09-02T16:22:00Z" w16du:dateUtc="2026-09-02T10:52:00Z">
            <w:rPr>
              <w:ins w:id="397" w:author="Praveen kumar C" w:date="2026-09-02T16:22:00Z"/>
              <w:b/>
              <w:bCs/>
            </w:rPr>
          </w:rPrChange>
        </w:rPr>
        <w:pPrChange w:id="398" w:author="Praveen kumar C" w:date="2026-09-02T16:22:00Z" w16du:dateUtc="2026-09-02T10:52:00Z">
          <w:pPr>
            <w:spacing w:before="100" w:after="300"/>
            <w:jc w:val="center"/>
          </w:pPr>
        </w:pPrChange>
      </w:pPr>
      <w:ins w:id="399" w:author="Praveen kumar C" w:date="2026-09-02T16:22:00Z">
        <w:r w:rsidRPr="00AA5A66">
          <w:rPr>
            <w:rPrChange w:id="400" w:author="Praveen kumar C" w:date="2026-09-02T16:22:00Z" w16du:dateUtc="2026-09-02T10:52:00Z">
              <w:rPr>
                <w:b/>
                <w:bCs/>
              </w:rPr>
            </w:rPrChange>
          </w:rPr>
          <w:t xml:space="preserve">   ├── twin_engine.py   → </w:t>
        </w:r>
        <w:proofErr w:type="spellStart"/>
        <w:r w:rsidRPr="00AA5A66">
          <w:rPr>
            <w:rPrChange w:id="401" w:author="Praveen kumar C" w:date="2026-09-02T16:22:00Z" w16du:dateUtc="2026-09-02T10:52:00Z">
              <w:rPr>
                <w:b/>
                <w:bCs/>
              </w:rPr>
            </w:rPrChange>
          </w:rPr>
          <w:t>NetworkX</w:t>
        </w:r>
        <w:proofErr w:type="spellEnd"/>
        <w:r w:rsidRPr="00AA5A66">
          <w:rPr>
            <w:rPrChange w:id="402" w:author="Praveen kumar C" w:date="2026-09-02T16:22:00Z" w16du:dateUtc="2026-09-02T10:52:00Z">
              <w:rPr>
                <w:b/>
                <w:bCs/>
              </w:rPr>
            </w:rPrChange>
          </w:rPr>
          <w:t xml:space="preserve"> graph (Digital Twin)</w:t>
        </w:r>
      </w:ins>
    </w:p>
    <w:p w14:paraId="643F9657" w14:textId="77777777" w:rsidR="00AA5A66" w:rsidRPr="00AA5A66" w:rsidRDefault="00AA5A66">
      <w:pPr>
        <w:spacing w:before="100" w:after="300"/>
        <w:jc w:val="both"/>
        <w:rPr>
          <w:ins w:id="403" w:author="Praveen kumar C" w:date="2026-09-02T16:22:00Z"/>
          <w:rPrChange w:id="404" w:author="Praveen kumar C" w:date="2026-09-02T16:22:00Z" w16du:dateUtc="2026-09-02T10:52:00Z">
            <w:rPr>
              <w:ins w:id="405" w:author="Praveen kumar C" w:date="2026-09-02T16:22:00Z"/>
              <w:b/>
              <w:bCs/>
            </w:rPr>
          </w:rPrChange>
        </w:rPr>
        <w:pPrChange w:id="406" w:author="Praveen kumar C" w:date="2026-09-02T16:22:00Z" w16du:dateUtc="2026-09-02T10:52:00Z">
          <w:pPr>
            <w:spacing w:before="100" w:after="300"/>
            <w:jc w:val="center"/>
          </w:pPr>
        </w:pPrChange>
      </w:pPr>
      <w:ins w:id="407" w:author="Praveen kumar C" w:date="2026-09-02T16:22:00Z">
        <w:r w:rsidRPr="00AA5A66">
          <w:rPr>
            <w:rPrChange w:id="408" w:author="Praveen kumar C" w:date="2026-09-02T16:22:00Z" w16du:dateUtc="2026-09-02T10:52:00Z">
              <w:rPr>
                <w:b/>
                <w:bCs/>
              </w:rPr>
            </w:rPrChange>
          </w:rPr>
          <w:t xml:space="preserve">   ├── </w:t>
        </w:r>
        <w:proofErr w:type="gramStart"/>
        <w:r w:rsidRPr="00AA5A66">
          <w:rPr>
            <w:rPrChange w:id="409" w:author="Praveen kumar C" w:date="2026-09-02T16:22:00Z" w16du:dateUtc="2026-09-02T10:52:00Z">
              <w:rPr>
                <w:b/>
                <w:bCs/>
              </w:rPr>
            </w:rPrChange>
          </w:rPr>
          <w:t>ai_simulator.py  →</w:t>
        </w:r>
        <w:proofErr w:type="gramEnd"/>
        <w:r w:rsidRPr="00AA5A66">
          <w:rPr>
            <w:rPrChange w:id="410" w:author="Praveen kumar C" w:date="2026-09-02T16:22:00Z" w16du:dateUtc="2026-09-02T10:52:00Z">
              <w:rPr>
                <w:b/>
                <w:bCs/>
              </w:rPr>
            </w:rPrChange>
          </w:rPr>
          <w:t xml:space="preserve"> Gemini API (disruption generation)</w:t>
        </w:r>
      </w:ins>
    </w:p>
    <w:p w14:paraId="76777539" w14:textId="77777777" w:rsidR="00AA5A66" w:rsidRPr="00AA5A66" w:rsidRDefault="00AA5A66">
      <w:pPr>
        <w:spacing w:before="100" w:after="300"/>
        <w:jc w:val="both"/>
        <w:rPr>
          <w:ins w:id="411" w:author="Praveen kumar C" w:date="2026-09-02T16:22:00Z"/>
          <w:rPrChange w:id="412" w:author="Praveen kumar C" w:date="2026-09-02T16:22:00Z" w16du:dateUtc="2026-09-02T10:52:00Z">
            <w:rPr>
              <w:ins w:id="413" w:author="Praveen kumar C" w:date="2026-09-02T16:22:00Z"/>
              <w:b/>
              <w:bCs/>
            </w:rPr>
          </w:rPrChange>
        </w:rPr>
        <w:pPrChange w:id="414" w:author="Praveen kumar C" w:date="2026-09-02T16:22:00Z" w16du:dateUtc="2026-09-02T10:52:00Z">
          <w:pPr>
            <w:spacing w:before="100" w:after="300"/>
            <w:jc w:val="center"/>
          </w:pPr>
        </w:pPrChange>
      </w:pPr>
      <w:ins w:id="415" w:author="Praveen kumar C" w:date="2026-09-02T16:22:00Z">
        <w:r w:rsidRPr="00AA5A66">
          <w:rPr>
            <w:rPrChange w:id="416" w:author="Praveen kumar C" w:date="2026-09-02T16:22:00Z" w16du:dateUtc="2026-09-02T10:52:00Z">
              <w:rPr>
                <w:b/>
                <w:bCs/>
              </w:rPr>
            </w:rPrChange>
          </w:rPr>
          <w:t xml:space="preserve">   └── optimizer.py     → Dijkstra (rerouting)</w:t>
        </w:r>
      </w:ins>
    </w:p>
    <w:p w14:paraId="5FD901F1" w14:textId="77777777" w:rsidR="00AA5A66" w:rsidRPr="00E51658" w:rsidRDefault="00AA5A66">
      <w:pPr>
        <w:spacing w:before="100" w:after="300"/>
        <w:jc w:val="both"/>
        <w:rPr>
          <w:ins w:id="417" w:author="Praveen kumar C" w:date="2026-09-02T16:22:00Z"/>
          <w:b/>
          <w:bCs/>
          <w:sz w:val="28"/>
          <w:szCs w:val="28"/>
          <w:rPrChange w:id="418" w:author="Praveen kumar C" w:date="2026-09-02T16:23:00Z" w16du:dateUtc="2026-09-02T10:53:00Z">
            <w:rPr>
              <w:ins w:id="419" w:author="Praveen kumar C" w:date="2026-09-02T16:22:00Z"/>
              <w:b/>
              <w:bCs/>
            </w:rPr>
          </w:rPrChange>
        </w:rPr>
        <w:pPrChange w:id="420" w:author="Praveen kumar C" w:date="2026-09-02T16:22:00Z" w16du:dateUtc="2026-09-02T10:52:00Z">
          <w:pPr>
            <w:spacing w:before="100" w:after="300"/>
            <w:jc w:val="center"/>
          </w:pPr>
        </w:pPrChange>
      </w:pPr>
      <w:ins w:id="421" w:author="Praveen kumar C" w:date="2026-09-02T16:22:00Z">
        <w:r w:rsidRPr="00E51658">
          <w:rPr>
            <w:b/>
            <w:bCs/>
            <w:sz w:val="28"/>
            <w:szCs w:val="28"/>
            <w:rPrChange w:id="422" w:author="Praveen kumar C" w:date="2026-09-02T16:23:00Z" w16du:dateUtc="2026-09-02T10:53:00Z">
              <w:rPr>
                <w:b/>
                <w:bCs/>
              </w:rPr>
            </w:rPrChange>
          </w:rPr>
          <w:t>Appendix C – Key Code Excerpts</w:t>
        </w:r>
      </w:ins>
    </w:p>
    <w:p w14:paraId="232C6CAB" w14:textId="77777777" w:rsidR="00AA5A66" w:rsidRPr="00AA5A66" w:rsidRDefault="00AA5A66">
      <w:pPr>
        <w:spacing w:before="100" w:after="300"/>
        <w:jc w:val="both"/>
        <w:rPr>
          <w:ins w:id="423" w:author="Praveen kumar C" w:date="2026-09-02T16:22:00Z"/>
          <w:rPrChange w:id="424" w:author="Praveen kumar C" w:date="2026-09-02T16:22:00Z" w16du:dateUtc="2026-09-02T10:52:00Z">
            <w:rPr>
              <w:ins w:id="425" w:author="Praveen kumar C" w:date="2026-09-02T16:22:00Z"/>
              <w:b/>
              <w:bCs/>
            </w:rPr>
          </w:rPrChange>
        </w:rPr>
        <w:pPrChange w:id="426" w:author="Praveen kumar C" w:date="2026-09-02T16:22:00Z" w16du:dateUtc="2026-09-02T10:52:00Z">
          <w:pPr>
            <w:spacing w:before="100" w:after="300"/>
            <w:jc w:val="center"/>
          </w:pPr>
        </w:pPrChange>
      </w:pPr>
      <w:ins w:id="427" w:author="Praveen kumar C" w:date="2026-09-02T16:22:00Z">
        <w:r w:rsidRPr="00AA5A66">
          <w:rPr>
            <w:rPrChange w:id="428" w:author="Praveen kumar C" w:date="2026-09-02T16:22:00Z" w16du:dateUtc="2026-09-02T10:52:00Z">
              <w:rPr>
                <w:b/>
                <w:bCs/>
              </w:rPr>
            </w:rPrChange>
          </w:rPr>
          <w:t>Dijkstra rerouting (optimizer.py):</w:t>
        </w:r>
      </w:ins>
    </w:p>
    <w:p w14:paraId="7A51A818" w14:textId="77777777" w:rsidR="00AA5A66" w:rsidRPr="00AA5A66" w:rsidRDefault="00AA5A66">
      <w:pPr>
        <w:spacing w:before="100" w:after="300"/>
        <w:jc w:val="both"/>
        <w:rPr>
          <w:ins w:id="429" w:author="Praveen kumar C" w:date="2026-09-02T16:22:00Z"/>
          <w:rPrChange w:id="430" w:author="Praveen kumar C" w:date="2026-09-02T16:22:00Z" w16du:dateUtc="2026-09-02T10:52:00Z">
            <w:rPr>
              <w:ins w:id="431" w:author="Praveen kumar C" w:date="2026-09-02T16:22:00Z"/>
              <w:b/>
              <w:bCs/>
            </w:rPr>
          </w:rPrChange>
        </w:rPr>
        <w:pPrChange w:id="432" w:author="Praveen kumar C" w:date="2026-09-02T16:22:00Z" w16du:dateUtc="2026-09-02T10:52:00Z">
          <w:pPr>
            <w:spacing w:before="100" w:after="300"/>
            <w:jc w:val="center"/>
          </w:pPr>
        </w:pPrChange>
      </w:pPr>
      <w:ins w:id="433" w:author="Praveen kumar C" w:date="2026-09-02T16:22:00Z">
        <w:r w:rsidRPr="00AA5A66">
          <w:rPr>
            <w:rPrChange w:id="434" w:author="Praveen kumar C" w:date="2026-09-02T16:22:00Z" w16du:dateUtc="2026-09-02T10:52:00Z">
              <w:rPr>
                <w:b/>
                <w:bCs/>
              </w:rPr>
            </w:rPrChange>
          </w:rPr>
          <w:t>python</w:t>
        </w:r>
      </w:ins>
    </w:p>
    <w:p w14:paraId="29AAA7F7" w14:textId="77777777" w:rsidR="00AA5A66" w:rsidRPr="00AA5A66" w:rsidRDefault="00AA5A66">
      <w:pPr>
        <w:spacing w:before="100" w:after="300"/>
        <w:jc w:val="both"/>
        <w:rPr>
          <w:ins w:id="435" w:author="Praveen kumar C" w:date="2026-09-02T16:22:00Z"/>
          <w:rPrChange w:id="436" w:author="Praveen kumar C" w:date="2026-09-02T16:22:00Z" w16du:dateUtc="2026-09-02T10:52:00Z">
            <w:rPr>
              <w:ins w:id="437" w:author="Praveen kumar C" w:date="2026-09-02T16:22:00Z"/>
              <w:b/>
              <w:bCs/>
            </w:rPr>
          </w:rPrChange>
        </w:rPr>
        <w:pPrChange w:id="438" w:author="Praveen kumar C" w:date="2026-09-02T16:22:00Z" w16du:dateUtc="2026-09-02T10:52:00Z">
          <w:pPr>
            <w:spacing w:before="100" w:after="300"/>
            <w:jc w:val="center"/>
          </w:pPr>
        </w:pPrChange>
      </w:pPr>
      <w:ins w:id="439" w:author="Praveen kumar C" w:date="2026-09-02T16:22:00Z">
        <w:r w:rsidRPr="00AA5A66">
          <w:rPr>
            <w:rPrChange w:id="440" w:author="Praveen kumar C" w:date="2026-09-02T16:22:00Z" w16du:dateUtc="2026-09-02T10:52:00Z">
              <w:rPr>
                <w:b/>
                <w:bCs/>
              </w:rPr>
            </w:rPrChange>
          </w:rPr>
          <w:t>def _</w:t>
        </w:r>
        <w:proofErr w:type="spellStart"/>
        <w:r w:rsidRPr="00AA5A66">
          <w:rPr>
            <w:rPrChange w:id="441" w:author="Praveen kumar C" w:date="2026-09-02T16:22:00Z" w16du:dateUtc="2026-09-02T10:52:00Z">
              <w:rPr>
                <w:b/>
                <w:bCs/>
              </w:rPr>
            </w:rPrChange>
          </w:rPr>
          <w:t>edge_</w:t>
        </w:r>
        <w:proofErr w:type="gramStart"/>
        <w:r w:rsidRPr="00AA5A66">
          <w:rPr>
            <w:rPrChange w:id="442" w:author="Praveen kumar C" w:date="2026-09-02T16:22:00Z" w16du:dateUtc="2026-09-02T10:52:00Z">
              <w:rPr>
                <w:b/>
                <w:bCs/>
              </w:rPr>
            </w:rPrChange>
          </w:rPr>
          <w:t>weight</w:t>
        </w:r>
        <w:proofErr w:type="spellEnd"/>
        <w:r w:rsidRPr="00AA5A66">
          <w:rPr>
            <w:rPrChange w:id="443" w:author="Praveen kumar C" w:date="2026-09-02T16:22:00Z" w16du:dateUtc="2026-09-02T10:52:00Z">
              <w:rPr>
                <w:b/>
                <w:bCs/>
              </w:rPr>
            </w:rPrChange>
          </w:rPr>
          <w:t>(</w:t>
        </w:r>
        <w:proofErr w:type="gramEnd"/>
        <w:r w:rsidRPr="00AA5A66">
          <w:rPr>
            <w:rPrChange w:id="444" w:author="Praveen kumar C" w:date="2026-09-02T16:22:00Z" w16du:dateUtc="2026-09-02T10:52:00Z">
              <w:rPr>
                <w:b/>
                <w:bCs/>
              </w:rPr>
            </w:rPrChange>
          </w:rPr>
          <w:t xml:space="preserve">edge, </w:t>
        </w:r>
        <w:proofErr w:type="spellStart"/>
        <w:r w:rsidRPr="00AA5A66">
          <w:rPr>
            <w:rPrChange w:id="445" w:author="Praveen kumar C" w:date="2026-09-02T16:22:00Z" w16du:dateUtc="2026-09-02T10:52:00Z">
              <w:rPr>
                <w:b/>
                <w:bCs/>
              </w:rPr>
            </w:rPrChange>
          </w:rPr>
          <w:t>delay_mult</w:t>
        </w:r>
        <w:proofErr w:type="spellEnd"/>
        <w:r w:rsidRPr="00AA5A66">
          <w:rPr>
            <w:rPrChange w:id="446" w:author="Praveen kumar C" w:date="2026-09-02T16:22:00Z" w16du:dateUtc="2026-09-02T10:52:00Z">
              <w:rPr>
                <w:b/>
                <w:bCs/>
              </w:rPr>
            </w:rPrChange>
          </w:rPr>
          <w:t xml:space="preserve">, </w:t>
        </w:r>
        <w:proofErr w:type="spellStart"/>
        <w:r w:rsidRPr="00AA5A66">
          <w:rPr>
            <w:rPrChange w:id="447" w:author="Praveen kumar C" w:date="2026-09-02T16:22:00Z" w16du:dateUtc="2026-09-02T10:52:00Z">
              <w:rPr>
                <w:b/>
                <w:bCs/>
              </w:rPr>
            </w:rPrChange>
          </w:rPr>
          <w:t>cost_mult</w:t>
        </w:r>
        <w:proofErr w:type="spellEnd"/>
        <w:r w:rsidRPr="00AA5A66">
          <w:rPr>
            <w:rPrChange w:id="448" w:author="Praveen kumar C" w:date="2026-09-02T16:22:00Z" w16du:dateUtc="2026-09-02T10:52:00Z">
              <w:rPr>
                <w:b/>
                <w:bCs/>
              </w:rPr>
            </w:rPrChange>
          </w:rPr>
          <w:t xml:space="preserve">, alpha, </w:t>
        </w:r>
        <w:proofErr w:type="spellStart"/>
        <w:r w:rsidRPr="00AA5A66">
          <w:rPr>
            <w:rPrChange w:id="449" w:author="Praveen kumar C" w:date="2026-09-02T16:22:00Z" w16du:dateUtc="2026-09-02T10:52:00Z">
              <w:rPr>
                <w:b/>
                <w:bCs/>
              </w:rPr>
            </w:rPrChange>
          </w:rPr>
          <w:t>use_live_risk</w:t>
        </w:r>
        <w:proofErr w:type="spellEnd"/>
        <w:r w:rsidRPr="00AA5A66">
          <w:rPr>
            <w:rPrChange w:id="450" w:author="Praveen kumar C" w:date="2026-09-02T16:22:00Z" w16du:dateUtc="2026-09-02T10:52:00Z">
              <w:rPr>
                <w:b/>
                <w:bCs/>
              </w:rPr>
            </w:rPrChange>
          </w:rPr>
          <w:t>):</w:t>
        </w:r>
      </w:ins>
    </w:p>
    <w:p w14:paraId="12FA8354" w14:textId="77777777" w:rsidR="00AA5A66" w:rsidRPr="00AA5A66" w:rsidRDefault="00AA5A66">
      <w:pPr>
        <w:spacing w:before="100" w:after="300"/>
        <w:jc w:val="both"/>
        <w:rPr>
          <w:ins w:id="451" w:author="Praveen kumar C" w:date="2026-09-02T16:22:00Z"/>
          <w:rPrChange w:id="452" w:author="Praveen kumar C" w:date="2026-09-02T16:22:00Z" w16du:dateUtc="2026-09-02T10:52:00Z">
            <w:rPr>
              <w:ins w:id="453" w:author="Praveen kumar C" w:date="2026-09-02T16:22:00Z"/>
              <w:b/>
              <w:bCs/>
            </w:rPr>
          </w:rPrChange>
        </w:rPr>
        <w:pPrChange w:id="454" w:author="Praveen kumar C" w:date="2026-09-02T16:22:00Z" w16du:dateUtc="2026-09-02T10:52:00Z">
          <w:pPr>
            <w:spacing w:before="100" w:after="300"/>
            <w:jc w:val="center"/>
          </w:pPr>
        </w:pPrChange>
      </w:pPr>
      <w:ins w:id="455" w:author="Praveen kumar C" w:date="2026-09-02T16:22:00Z">
        <w:r w:rsidRPr="00AA5A66">
          <w:rPr>
            <w:rPrChange w:id="456" w:author="Praveen kumar C" w:date="2026-09-02T16:22:00Z" w16du:dateUtc="2026-09-02T10:52:00Z">
              <w:rPr>
                <w:b/>
                <w:bCs/>
              </w:rPr>
            </w:rPrChange>
          </w:rPr>
          <w:t xml:space="preserve">    risk = </w:t>
        </w:r>
        <w:proofErr w:type="spellStart"/>
        <w:proofErr w:type="gramStart"/>
        <w:r w:rsidRPr="00AA5A66">
          <w:rPr>
            <w:rPrChange w:id="457" w:author="Praveen kumar C" w:date="2026-09-02T16:22:00Z" w16du:dateUtc="2026-09-02T10:52:00Z">
              <w:rPr>
                <w:b/>
                <w:bCs/>
              </w:rPr>
            </w:rPrChange>
          </w:rPr>
          <w:t>edge.risk</w:t>
        </w:r>
        <w:proofErr w:type="gramEnd"/>
        <w:r w:rsidRPr="00AA5A66">
          <w:rPr>
            <w:rPrChange w:id="458" w:author="Praveen kumar C" w:date="2026-09-02T16:22:00Z" w16du:dateUtc="2026-09-02T10:52:00Z">
              <w:rPr>
                <w:b/>
                <w:bCs/>
              </w:rPr>
            </w:rPrChange>
          </w:rPr>
          <w:t>_factor</w:t>
        </w:r>
        <w:proofErr w:type="spellEnd"/>
        <w:r w:rsidRPr="00AA5A66">
          <w:rPr>
            <w:rPrChange w:id="459" w:author="Praveen kumar C" w:date="2026-09-02T16:22:00Z" w16du:dateUtc="2026-09-02T10:52:00Z">
              <w:rPr>
                <w:b/>
                <w:bCs/>
              </w:rPr>
            </w:rPrChange>
          </w:rPr>
          <w:t xml:space="preserve"> if </w:t>
        </w:r>
        <w:proofErr w:type="spellStart"/>
        <w:r w:rsidRPr="00AA5A66">
          <w:rPr>
            <w:rPrChange w:id="460" w:author="Praveen kumar C" w:date="2026-09-02T16:22:00Z" w16du:dateUtc="2026-09-02T10:52:00Z">
              <w:rPr>
                <w:b/>
                <w:bCs/>
              </w:rPr>
            </w:rPrChange>
          </w:rPr>
          <w:t>use_live_risk</w:t>
        </w:r>
        <w:proofErr w:type="spellEnd"/>
        <w:r w:rsidRPr="00AA5A66">
          <w:rPr>
            <w:rPrChange w:id="461" w:author="Praveen kumar C" w:date="2026-09-02T16:22:00Z" w16du:dateUtc="2026-09-02T10:52:00Z">
              <w:rPr>
                <w:b/>
                <w:bCs/>
              </w:rPr>
            </w:rPrChange>
          </w:rPr>
          <w:t xml:space="preserve"> else 1.0</w:t>
        </w:r>
      </w:ins>
    </w:p>
    <w:p w14:paraId="2F8CE3C4" w14:textId="77777777" w:rsidR="00AA5A66" w:rsidRPr="00AA5A66" w:rsidRDefault="00AA5A66">
      <w:pPr>
        <w:spacing w:before="100" w:after="300"/>
        <w:jc w:val="both"/>
        <w:rPr>
          <w:ins w:id="462" w:author="Praveen kumar C" w:date="2026-09-02T16:22:00Z"/>
          <w:rPrChange w:id="463" w:author="Praveen kumar C" w:date="2026-09-02T16:22:00Z" w16du:dateUtc="2026-09-02T10:52:00Z">
            <w:rPr>
              <w:ins w:id="464" w:author="Praveen kumar C" w:date="2026-09-02T16:22:00Z"/>
              <w:b/>
              <w:bCs/>
            </w:rPr>
          </w:rPrChange>
        </w:rPr>
        <w:pPrChange w:id="465" w:author="Praveen kumar C" w:date="2026-09-02T16:22:00Z" w16du:dateUtc="2026-09-02T10:52:00Z">
          <w:pPr>
            <w:spacing w:before="100" w:after="300"/>
            <w:jc w:val="center"/>
          </w:pPr>
        </w:pPrChange>
      </w:pPr>
      <w:ins w:id="466" w:author="Praveen kumar C" w:date="2026-09-02T16:22:00Z">
        <w:r w:rsidRPr="00AA5A66">
          <w:rPr>
            <w:rPrChange w:id="467" w:author="Praveen kumar C" w:date="2026-09-02T16:22:00Z" w16du:dateUtc="2026-09-02T10:52:00Z">
              <w:rPr>
                <w:b/>
                <w:bCs/>
              </w:rPr>
            </w:rPrChange>
          </w:rPr>
          <w:t xml:space="preserve">    return (</w:t>
        </w:r>
        <w:proofErr w:type="spellStart"/>
        <w:proofErr w:type="gramStart"/>
        <w:r w:rsidRPr="00AA5A66">
          <w:rPr>
            <w:rPrChange w:id="468" w:author="Praveen kumar C" w:date="2026-09-02T16:22:00Z" w16du:dateUtc="2026-09-02T10:52:00Z">
              <w:rPr>
                <w:b/>
                <w:bCs/>
              </w:rPr>
            </w:rPrChange>
          </w:rPr>
          <w:t>edge.transit</w:t>
        </w:r>
        <w:proofErr w:type="gramEnd"/>
        <w:r w:rsidRPr="00AA5A66">
          <w:rPr>
            <w:rPrChange w:id="469" w:author="Praveen kumar C" w:date="2026-09-02T16:22:00Z" w16du:dateUtc="2026-09-02T10:52:00Z">
              <w:rPr>
                <w:b/>
                <w:bCs/>
              </w:rPr>
            </w:rPrChange>
          </w:rPr>
          <w:t>_days</w:t>
        </w:r>
        <w:proofErr w:type="spellEnd"/>
        <w:r w:rsidRPr="00AA5A66">
          <w:rPr>
            <w:rPrChange w:id="470" w:author="Praveen kumar C" w:date="2026-09-02T16:22:00Z" w16du:dateUtc="2026-09-02T10:52:00Z">
              <w:rPr>
                <w:b/>
                <w:bCs/>
              </w:rPr>
            </w:rPrChange>
          </w:rPr>
          <w:t xml:space="preserve"> * </w:t>
        </w:r>
        <w:proofErr w:type="spellStart"/>
        <w:r w:rsidRPr="00AA5A66">
          <w:rPr>
            <w:rPrChange w:id="471" w:author="Praveen kumar C" w:date="2026-09-02T16:22:00Z" w16du:dateUtc="2026-09-02T10:52:00Z">
              <w:rPr>
                <w:b/>
                <w:bCs/>
              </w:rPr>
            </w:rPrChange>
          </w:rPr>
          <w:t>delay_mult</w:t>
        </w:r>
        <w:proofErr w:type="spellEnd"/>
        <w:r w:rsidRPr="00AA5A66">
          <w:rPr>
            <w:rPrChange w:id="472" w:author="Praveen kumar C" w:date="2026-09-02T16:22:00Z" w16du:dateUtc="2026-09-02T10:52:00Z">
              <w:rPr>
                <w:b/>
                <w:bCs/>
              </w:rPr>
            </w:rPrChange>
          </w:rPr>
          <w:t>) + alpha * (</w:t>
        </w:r>
        <w:proofErr w:type="spellStart"/>
        <w:proofErr w:type="gramStart"/>
        <w:r w:rsidRPr="00AA5A66">
          <w:rPr>
            <w:rPrChange w:id="473" w:author="Praveen kumar C" w:date="2026-09-02T16:22:00Z" w16du:dateUtc="2026-09-02T10:52:00Z">
              <w:rPr>
                <w:b/>
                <w:bCs/>
              </w:rPr>
            </w:rPrChange>
          </w:rPr>
          <w:t>edge.unit</w:t>
        </w:r>
        <w:proofErr w:type="gramEnd"/>
        <w:r w:rsidRPr="00AA5A66">
          <w:rPr>
            <w:rPrChange w:id="474" w:author="Praveen kumar C" w:date="2026-09-02T16:22:00Z" w16du:dateUtc="2026-09-02T10:52:00Z">
              <w:rPr>
                <w:b/>
                <w:bCs/>
              </w:rPr>
            </w:rPrChange>
          </w:rPr>
          <w:t>_cost</w:t>
        </w:r>
        <w:proofErr w:type="spellEnd"/>
        <w:r w:rsidRPr="00AA5A66">
          <w:rPr>
            <w:rPrChange w:id="475" w:author="Praveen kumar C" w:date="2026-09-02T16:22:00Z" w16du:dateUtc="2026-09-02T10:52:00Z">
              <w:rPr>
                <w:b/>
                <w:bCs/>
              </w:rPr>
            </w:rPrChange>
          </w:rPr>
          <w:t xml:space="preserve"> * </w:t>
        </w:r>
        <w:proofErr w:type="spellStart"/>
        <w:r w:rsidRPr="00AA5A66">
          <w:rPr>
            <w:rPrChange w:id="476" w:author="Praveen kumar C" w:date="2026-09-02T16:22:00Z" w16du:dateUtc="2026-09-02T10:52:00Z">
              <w:rPr>
                <w:b/>
                <w:bCs/>
              </w:rPr>
            </w:rPrChange>
          </w:rPr>
          <w:t>cost_mult</w:t>
        </w:r>
        <w:proofErr w:type="spellEnd"/>
        <w:r w:rsidRPr="00AA5A66">
          <w:rPr>
            <w:rPrChange w:id="477" w:author="Praveen kumar C" w:date="2026-09-02T16:22:00Z" w16du:dateUtc="2026-09-02T10:52:00Z">
              <w:rPr>
                <w:b/>
                <w:bCs/>
              </w:rPr>
            </w:rPrChange>
          </w:rPr>
          <w:t xml:space="preserve"> * risk)</w:t>
        </w:r>
      </w:ins>
    </w:p>
    <w:p w14:paraId="4B0A9D29" w14:textId="77777777" w:rsidR="00AA5A66" w:rsidRPr="00AA5A66" w:rsidRDefault="00AA5A66">
      <w:pPr>
        <w:spacing w:before="100" w:after="300"/>
        <w:jc w:val="both"/>
        <w:rPr>
          <w:ins w:id="478" w:author="Praveen kumar C" w:date="2026-09-02T16:22:00Z"/>
          <w:rPrChange w:id="479" w:author="Praveen kumar C" w:date="2026-09-02T16:22:00Z" w16du:dateUtc="2026-09-02T10:52:00Z">
            <w:rPr>
              <w:ins w:id="480" w:author="Praveen kumar C" w:date="2026-09-02T16:22:00Z"/>
              <w:b/>
              <w:bCs/>
            </w:rPr>
          </w:rPrChange>
        </w:rPr>
        <w:pPrChange w:id="481" w:author="Praveen kumar C" w:date="2026-09-02T16:22:00Z" w16du:dateUtc="2026-09-02T10:52:00Z">
          <w:pPr>
            <w:spacing w:before="100" w:after="300"/>
            <w:jc w:val="center"/>
          </w:pPr>
        </w:pPrChange>
      </w:pPr>
      <w:ins w:id="482" w:author="Praveen kumar C" w:date="2026-09-02T16:22:00Z">
        <w:r w:rsidRPr="00AA5A66">
          <w:rPr>
            <w:rPrChange w:id="483" w:author="Praveen kumar C" w:date="2026-09-02T16:22:00Z" w16du:dateUtc="2026-09-02T10:52:00Z">
              <w:rPr>
                <w:b/>
                <w:bCs/>
              </w:rPr>
            </w:rPrChange>
          </w:rPr>
          <w:t>Gemini disruption prompt (ai_simulator.py) — output is constrained to a strict JSON schema (node/edge IDs, severity score, mitigation steps), not free text:</w:t>
        </w:r>
      </w:ins>
    </w:p>
    <w:p w14:paraId="713C0841" w14:textId="77777777" w:rsidR="00AA5A66" w:rsidRPr="00AA5A66" w:rsidRDefault="00AA5A66">
      <w:pPr>
        <w:spacing w:before="100" w:after="300"/>
        <w:jc w:val="both"/>
        <w:rPr>
          <w:ins w:id="484" w:author="Praveen kumar C" w:date="2026-09-02T16:22:00Z"/>
          <w:rPrChange w:id="485" w:author="Praveen kumar C" w:date="2026-09-02T16:22:00Z" w16du:dateUtc="2026-09-02T10:52:00Z">
            <w:rPr>
              <w:ins w:id="486" w:author="Praveen kumar C" w:date="2026-09-02T16:22:00Z"/>
              <w:b/>
              <w:bCs/>
            </w:rPr>
          </w:rPrChange>
        </w:rPr>
        <w:pPrChange w:id="487" w:author="Praveen kumar C" w:date="2026-09-02T16:22:00Z" w16du:dateUtc="2026-09-02T10:52:00Z">
          <w:pPr>
            <w:spacing w:before="100" w:after="300"/>
            <w:jc w:val="center"/>
          </w:pPr>
        </w:pPrChange>
      </w:pPr>
      <w:ins w:id="488" w:author="Praveen kumar C" w:date="2026-09-02T16:22:00Z">
        <w:r w:rsidRPr="00AA5A66">
          <w:rPr>
            <w:rPrChange w:id="489" w:author="Praveen kumar C" w:date="2026-09-02T16:22:00Z" w16du:dateUtc="2026-09-02T10:52:00Z">
              <w:rPr>
                <w:b/>
                <w:bCs/>
              </w:rPr>
            </w:rPrChange>
          </w:rPr>
          <w:t>python</w:t>
        </w:r>
      </w:ins>
    </w:p>
    <w:p w14:paraId="2715A811" w14:textId="77777777" w:rsidR="00AA5A66" w:rsidRPr="00AA5A66" w:rsidRDefault="00AA5A66">
      <w:pPr>
        <w:spacing w:before="100" w:after="300"/>
        <w:jc w:val="both"/>
        <w:rPr>
          <w:ins w:id="490" w:author="Praveen kumar C" w:date="2026-09-02T16:22:00Z"/>
          <w:rPrChange w:id="491" w:author="Praveen kumar C" w:date="2026-09-02T16:22:00Z" w16du:dateUtc="2026-09-02T10:52:00Z">
            <w:rPr>
              <w:ins w:id="492" w:author="Praveen kumar C" w:date="2026-09-02T16:22:00Z"/>
              <w:b/>
              <w:bCs/>
            </w:rPr>
          </w:rPrChange>
        </w:rPr>
        <w:pPrChange w:id="493" w:author="Praveen kumar C" w:date="2026-09-02T16:22:00Z" w16du:dateUtc="2026-09-02T10:52:00Z">
          <w:pPr>
            <w:spacing w:before="100" w:after="300"/>
            <w:jc w:val="center"/>
          </w:pPr>
        </w:pPrChange>
      </w:pPr>
      <w:ins w:id="494" w:author="Praveen kumar C" w:date="2026-09-02T16:22:00Z">
        <w:r w:rsidRPr="00AA5A66">
          <w:rPr>
            <w:rPrChange w:id="495" w:author="Praveen kumar C" w:date="2026-09-02T16:22:00Z" w16du:dateUtc="2026-09-02T10:52:00Z">
              <w:rPr>
                <w:b/>
                <w:bCs/>
              </w:rPr>
            </w:rPrChange>
          </w:rPr>
          <w:t>config=</w:t>
        </w:r>
        <w:proofErr w:type="spellStart"/>
        <w:r w:rsidRPr="00AA5A66">
          <w:rPr>
            <w:rPrChange w:id="496" w:author="Praveen kumar C" w:date="2026-09-02T16:22:00Z" w16du:dateUtc="2026-09-02T10:52:00Z">
              <w:rPr>
                <w:b/>
                <w:bCs/>
              </w:rPr>
            </w:rPrChange>
          </w:rPr>
          <w:t>genai_</w:t>
        </w:r>
        <w:proofErr w:type="gramStart"/>
        <w:r w:rsidRPr="00AA5A66">
          <w:rPr>
            <w:rPrChange w:id="497" w:author="Praveen kumar C" w:date="2026-09-02T16:22:00Z" w16du:dateUtc="2026-09-02T10:52:00Z">
              <w:rPr>
                <w:b/>
                <w:bCs/>
              </w:rPr>
            </w:rPrChange>
          </w:rPr>
          <w:t>types.GenerateContentConfig</w:t>
        </w:r>
        <w:proofErr w:type="spellEnd"/>
        <w:proofErr w:type="gramEnd"/>
        <w:r w:rsidRPr="00AA5A66">
          <w:rPr>
            <w:rPrChange w:id="498" w:author="Praveen kumar C" w:date="2026-09-02T16:22:00Z" w16du:dateUtc="2026-09-02T10:52:00Z">
              <w:rPr>
                <w:b/>
                <w:bCs/>
              </w:rPr>
            </w:rPrChange>
          </w:rPr>
          <w:t>(</w:t>
        </w:r>
      </w:ins>
    </w:p>
    <w:p w14:paraId="04DD50CC" w14:textId="77777777" w:rsidR="00AA5A66" w:rsidRPr="00AA5A66" w:rsidRDefault="00AA5A66">
      <w:pPr>
        <w:spacing w:before="100" w:after="300"/>
        <w:jc w:val="both"/>
        <w:rPr>
          <w:ins w:id="499" w:author="Praveen kumar C" w:date="2026-09-02T16:22:00Z"/>
          <w:rPrChange w:id="500" w:author="Praveen kumar C" w:date="2026-09-02T16:22:00Z" w16du:dateUtc="2026-09-02T10:52:00Z">
            <w:rPr>
              <w:ins w:id="501" w:author="Praveen kumar C" w:date="2026-09-02T16:22:00Z"/>
              <w:b/>
              <w:bCs/>
            </w:rPr>
          </w:rPrChange>
        </w:rPr>
        <w:pPrChange w:id="502" w:author="Praveen kumar C" w:date="2026-09-02T16:22:00Z" w16du:dateUtc="2026-09-02T10:52:00Z">
          <w:pPr>
            <w:spacing w:before="100" w:after="300"/>
            <w:jc w:val="center"/>
          </w:pPr>
        </w:pPrChange>
      </w:pPr>
      <w:ins w:id="503" w:author="Praveen kumar C" w:date="2026-09-02T16:22:00Z">
        <w:r w:rsidRPr="00AA5A66">
          <w:rPr>
            <w:rPrChange w:id="504" w:author="Praveen kumar C" w:date="2026-09-02T16:22:00Z" w16du:dateUtc="2026-09-02T10:52:00Z">
              <w:rPr>
                <w:b/>
                <w:bCs/>
              </w:rPr>
            </w:rPrChange>
          </w:rPr>
          <w:lastRenderedPageBreak/>
          <w:t xml:space="preserve">    </w:t>
        </w:r>
        <w:proofErr w:type="spellStart"/>
        <w:r w:rsidRPr="00AA5A66">
          <w:rPr>
            <w:rPrChange w:id="505" w:author="Praveen kumar C" w:date="2026-09-02T16:22:00Z" w16du:dateUtc="2026-09-02T10:52:00Z">
              <w:rPr>
                <w:b/>
                <w:bCs/>
              </w:rPr>
            </w:rPrChange>
          </w:rPr>
          <w:t>response_mime_type</w:t>
        </w:r>
        <w:proofErr w:type="spellEnd"/>
        <w:r w:rsidRPr="00AA5A66">
          <w:rPr>
            <w:rPrChange w:id="506" w:author="Praveen kumar C" w:date="2026-09-02T16:22:00Z" w16du:dateUtc="2026-09-02T10:52:00Z">
              <w:rPr>
                <w:b/>
                <w:bCs/>
              </w:rPr>
            </w:rPrChange>
          </w:rPr>
          <w:t>="application/</w:t>
        </w:r>
        <w:proofErr w:type="spellStart"/>
        <w:r w:rsidRPr="00AA5A66">
          <w:rPr>
            <w:rPrChange w:id="507" w:author="Praveen kumar C" w:date="2026-09-02T16:22:00Z" w16du:dateUtc="2026-09-02T10:52:00Z">
              <w:rPr>
                <w:b/>
                <w:bCs/>
              </w:rPr>
            </w:rPrChange>
          </w:rPr>
          <w:t>json</w:t>
        </w:r>
        <w:proofErr w:type="spellEnd"/>
        <w:r w:rsidRPr="00AA5A66">
          <w:rPr>
            <w:rPrChange w:id="508" w:author="Praveen kumar C" w:date="2026-09-02T16:22:00Z" w16du:dateUtc="2026-09-02T10:52:00Z">
              <w:rPr>
                <w:b/>
                <w:bCs/>
              </w:rPr>
            </w:rPrChange>
          </w:rPr>
          <w:t>",</w:t>
        </w:r>
      </w:ins>
    </w:p>
    <w:p w14:paraId="39715390" w14:textId="77777777" w:rsidR="00AA5A66" w:rsidRPr="00AA5A66" w:rsidRDefault="00AA5A66">
      <w:pPr>
        <w:spacing w:before="100" w:after="300"/>
        <w:jc w:val="both"/>
        <w:rPr>
          <w:ins w:id="509" w:author="Praveen kumar C" w:date="2026-09-02T16:22:00Z"/>
          <w:rPrChange w:id="510" w:author="Praveen kumar C" w:date="2026-09-02T16:22:00Z" w16du:dateUtc="2026-09-02T10:52:00Z">
            <w:rPr>
              <w:ins w:id="511" w:author="Praveen kumar C" w:date="2026-09-02T16:22:00Z"/>
              <w:b/>
              <w:bCs/>
            </w:rPr>
          </w:rPrChange>
        </w:rPr>
        <w:pPrChange w:id="512" w:author="Praveen kumar C" w:date="2026-09-02T16:22:00Z" w16du:dateUtc="2026-09-02T10:52:00Z">
          <w:pPr>
            <w:spacing w:before="100" w:after="300"/>
            <w:jc w:val="center"/>
          </w:pPr>
        </w:pPrChange>
      </w:pPr>
      <w:ins w:id="513" w:author="Praveen kumar C" w:date="2026-09-02T16:22:00Z">
        <w:r w:rsidRPr="00AA5A66">
          <w:rPr>
            <w:rPrChange w:id="514" w:author="Praveen kumar C" w:date="2026-09-02T16:22:00Z" w16du:dateUtc="2026-09-02T10:52:00Z">
              <w:rPr>
                <w:b/>
                <w:bCs/>
              </w:rPr>
            </w:rPrChange>
          </w:rPr>
          <w:t xml:space="preserve">    </w:t>
        </w:r>
        <w:proofErr w:type="spellStart"/>
        <w:r w:rsidRPr="00AA5A66">
          <w:rPr>
            <w:rPrChange w:id="515" w:author="Praveen kumar C" w:date="2026-09-02T16:22:00Z" w16du:dateUtc="2026-09-02T10:52:00Z">
              <w:rPr>
                <w:b/>
                <w:bCs/>
              </w:rPr>
            </w:rPrChange>
          </w:rPr>
          <w:t>response_schema</w:t>
        </w:r>
        <w:proofErr w:type="spellEnd"/>
        <w:r w:rsidRPr="00AA5A66">
          <w:rPr>
            <w:rPrChange w:id="516" w:author="Praveen kumar C" w:date="2026-09-02T16:22:00Z" w16du:dateUtc="2026-09-02T10:52:00Z">
              <w:rPr>
                <w:b/>
                <w:bCs/>
              </w:rPr>
            </w:rPrChange>
          </w:rPr>
          <w:t>=_RESPONSE_SCHEMA,</w:t>
        </w:r>
      </w:ins>
    </w:p>
    <w:p w14:paraId="4B9F90A8" w14:textId="77777777" w:rsidR="00AA5A66" w:rsidRPr="00AA5A66" w:rsidRDefault="00AA5A66">
      <w:pPr>
        <w:spacing w:before="100" w:after="300"/>
        <w:jc w:val="both"/>
        <w:rPr>
          <w:ins w:id="517" w:author="Praveen kumar C" w:date="2026-09-02T16:22:00Z"/>
          <w:rPrChange w:id="518" w:author="Praveen kumar C" w:date="2026-09-02T16:22:00Z" w16du:dateUtc="2026-09-02T10:52:00Z">
            <w:rPr>
              <w:ins w:id="519" w:author="Praveen kumar C" w:date="2026-09-02T16:22:00Z"/>
              <w:b/>
              <w:bCs/>
            </w:rPr>
          </w:rPrChange>
        </w:rPr>
        <w:pPrChange w:id="520" w:author="Praveen kumar C" w:date="2026-09-02T16:22:00Z" w16du:dateUtc="2026-09-02T10:52:00Z">
          <w:pPr>
            <w:spacing w:before="100" w:after="300"/>
            <w:jc w:val="center"/>
          </w:pPr>
        </w:pPrChange>
      </w:pPr>
      <w:ins w:id="521" w:author="Praveen kumar C" w:date="2026-09-02T16:22:00Z">
        <w:r w:rsidRPr="00AA5A66">
          <w:rPr>
            <w:rPrChange w:id="522" w:author="Praveen kumar C" w:date="2026-09-02T16:22:00Z" w16du:dateUtc="2026-09-02T10:52:00Z">
              <w:rPr>
                <w:b/>
                <w:bCs/>
              </w:rPr>
            </w:rPrChange>
          </w:rPr>
          <w:t>)</w:t>
        </w:r>
      </w:ins>
    </w:p>
    <w:p w14:paraId="437D5299" w14:textId="77777777" w:rsidR="00AA5A66" w:rsidRPr="00AA5A66" w:rsidRDefault="00AA5A66">
      <w:pPr>
        <w:spacing w:before="100" w:after="300"/>
        <w:jc w:val="both"/>
        <w:rPr>
          <w:ins w:id="523" w:author="Praveen kumar C" w:date="2026-09-02T16:22:00Z"/>
          <w:rPrChange w:id="524" w:author="Praveen kumar C" w:date="2026-09-02T16:22:00Z" w16du:dateUtc="2026-09-02T10:52:00Z">
            <w:rPr>
              <w:ins w:id="525" w:author="Praveen kumar C" w:date="2026-09-02T16:22:00Z"/>
              <w:b/>
              <w:bCs/>
            </w:rPr>
          </w:rPrChange>
        </w:rPr>
        <w:pPrChange w:id="526" w:author="Praveen kumar C" w:date="2026-09-02T16:22:00Z" w16du:dateUtc="2026-09-02T10:52:00Z">
          <w:pPr>
            <w:spacing w:before="100" w:after="300"/>
            <w:jc w:val="center"/>
          </w:pPr>
        </w:pPrChange>
      </w:pPr>
      <w:ins w:id="527" w:author="Praveen kumar C" w:date="2026-09-02T16:22:00Z">
        <w:r w:rsidRPr="00AA5A66">
          <w:rPr>
            <w:rPrChange w:id="528" w:author="Praveen kumar C" w:date="2026-09-02T16:22:00Z" w16du:dateUtc="2026-09-02T10:52:00Z">
              <w:rPr>
                <w:b/>
                <w:bCs/>
              </w:rPr>
            </w:rPrChange>
          </w:rPr>
          <w:t>Digital Twin disruption (twin_engine.py):</w:t>
        </w:r>
      </w:ins>
    </w:p>
    <w:p w14:paraId="39D6A20E" w14:textId="77777777" w:rsidR="00AA5A66" w:rsidRPr="00AA5A66" w:rsidRDefault="00AA5A66">
      <w:pPr>
        <w:spacing w:before="100" w:after="300"/>
        <w:jc w:val="both"/>
        <w:rPr>
          <w:ins w:id="529" w:author="Praveen kumar C" w:date="2026-09-02T16:22:00Z"/>
          <w:rPrChange w:id="530" w:author="Praveen kumar C" w:date="2026-09-02T16:22:00Z" w16du:dateUtc="2026-09-02T10:52:00Z">
            <w:rPr>
              <w:ins w:id="531" w:author="Praveen kumar C" w:date="2026-09-02T16:22:00Z"/>
              <w:b/>
              <w:bCs/>
            </w:rPr>
          </w:rPrChange>
        </w:rPr>
        <w:pPrChange w:id="532" w:author="Praveen kumar C" w:date="2026-09-02T16:22:00Z" w16du:dateUtc="2026-09-02T10:52:00Z">
          <w:pPr>
            <w:spacing w:before="100" w:after="300"/>
            <w:jc w:val="center"/>
          </w:pPr>
        </w:pPrChange>
      </w:pPr>
      <w:ins w:id="533" w:author="Praveen kumar C" w:date="2026-09-02T16:22:00Z">
        <w:r w:rsidRPr="00AA5A66">
          <w:rPr>
            <w:rPrChange w:id="534" w:author="Praveen kumar C" w:date="2026-09-02T16:22:00Z" w16du:dateUtc="2026-09-02T10:52:00Z">
              <w:rPr>
                <w:b/>
                <w:bCs/>
              </w:rPr>
            </w:rPrChange>
          </w:rPr>
          <w:t>python</w:t>
        </w:r>
      </w:ins>
    </w:p>
    <w:p w14:paraId="7A13D131" w14:textId="77777777" w:rsidR="00AA5A66" w:rsidRPr="00AA5A66" w:rsidRDefault="00AA5A66">
      <w:pPr>
        <w:spacing w:before="100" w:after="300"/>
        <w:jc w:val="both"/>
        <w:rPr>
          <w:ins w:id="535" w:author="Praveen kumar C" w:date="2026-09-02T16:22:00Z"/>
          <w:rPrChange w:id="536" w:author="Praveen kumar C" w:date="2026-09-02T16:22:00Z" w16du:dateUtc="2026-09-02T10:52:00Z">
            <w:rPr>
              <w:ins w:id="537" w:author="Praveen kumar C" w:date="2026-09-02T16:22:00Z"/>
              <w:b/>
              <w:bCs/>
            </w:rPr>
          </w:rPrChange>
        </w:rPr>
        <w:pPrChange w:id="538" w:author="Praveen kumar C" w:date="2026-09-02T16:22:00Z" w16du:dateUtc="2026-09-02T10:52:00Z">
          <w:pPr>
            <w:spacing w:before="100" w:after="300"/>
            <w:jc w:val="center"/>
          </w:pPr>
        </w:pPrChange>
      </w:pPr>
      <w:ins w:id="539" w:author="Praveen kumar C" w:date="2026-09-02T16:22:00Z">
        <w:r w:rsidRPr="00AA5A66">
          <w:rPr>
            <w:rPrChange w:id="540" w:author="Praveen kumar C" w:date="2026-09-02T16:22:00Z" w16du:dateUtc="2026-09-02T10:52:00Z">
              <w:rPr>
                <w:b/>
                <w:bCs/>
              </w:rPr>
            </w:rPrChange>
          </w:rPr>
          <w:t xml:space="preserve">def </w:t>
        </w:r>
        <w:proofErr w:type="spellStart"/>
        <w:r w:rsidRPr="00AA5A66">
          <w:rPr>
            <w:rPrChange w:id="541" w:author="Praveen kumar C" w:date="2026-09-02T16:22:00Z" w16du:dateUtc="2026-09-02T10:52:00Z">
              <w:rPr>
                <w:b/>
                <w:bCs/>
              </w:rPr>
            </w:rPrChange>
          </w:rPr>
          <w:t>apply_</w:t>
        </w:r>
        <w:proofErr w:type="gramStart"/>
        <w:r w:rsidRPr="00AA5A66">
          <w:rPr>
            <w:rPrChange w:id="542" w:author="Praveen kumar C" w:date="2026-09-02T16:22:00Z" w16du:dateUtc="2026-09-02T10:52:00Z">
              <w:rPr>
                <w:b/>
                <w:bCs/>
              </w:rPr>
            </w:rPrChange>
          </w:rPr>
          <w:t>disruption</w:t>
        </w:r>
        <w:proofErr w:type="spellEnd"/>
        <w:r w:rsidRPr="00AA5A66">
          <w:rPr>
            <w:rPrChange w:id="543" w:author="Praveen kumar C" w:date="2026-09-02T16:22:00Z" w16du:dateUtc="2026-09-02T10:52:00Z">
              <w:rPr>
                <w:b/>
                <w:bCs/>
              </w:rPr>
            </w:rPrChange>
          </w:rPr>
          <w:t>(</w:t>
        </w:r>
        <w:proofErr w:type="gramEnd"/>
        <w:r w:rsidRPr="00AA5A66">
          <w:rPr>
            <w:rPrChange w:id="544" w:author="Praveen kumar C" w:date="2026-09-02T16:22:00Z" w16du:dateUtc="2026-09-02T10:52:00Z">
              <w:rPr>
                <w:b/>
                <w:bCs/>
              </w:rPr>
            </w:rPrChange>
          </w:rPr>
          <w:t xml:space="preserve">self, </w:t>
        </w:r>
        <w:proofErr w:type="spellStart"/>
        <w:r w:rsidRPr="00AA5A66">
          <w:rPr>
            <w:rPrChange w:id="545" w:author="Praveen kumar C" w:date="2026-09-02T16:22:00Z" w16du:dateUtc="2026-09-02T10:52:00Z">
              <w:rPr>
                <w:b/>
                <w:bCs/>
              </w:rPr>
            </w:rPrChange>
          </w:rPr>
          <w:t>node_ids</w:t>
        </w:r>
        <w:proofErr w:type="spellEnd"/>
        <w:r w:rsidRPr="00AA5A66">
          <w:rPr>
            <w:rPrChange w:id="546" w:author="Praveen kumar C" w:date="2026-09-02T16:22:00Z" w16du:dateUtc="2026-09-02T10:52:00Z">
              <w:rPr>
                <w:b/>
                <w:bCs/>
              </w:rPr>
            </w:rPrChange>
          </w:rPr>
          <w:t xml:space="preserve">, </w:t>
        </w:r>
        <w:proofErr w:type="spellStart"/>
        <w:r w:rsidRPr="00AA5A66">
          <w:rPr>
            <w:rPrChange w:id="547" w:author="Praveen kumar C" w:date="2026-09-02T16:22:00Z" w16du:dateUtc="2026-09-02T10:52:00Z">
              <w:rPr>
                <w:b/>
                <w:bCs/>
              </w:rPr>
            </w:rPrChange>
          </w:rPr>
          <w:t>edge_ids</w:t>
        </w:r>
        <w:proofErr w:type="spellEnd"/>
        <w:r w:rsidRPr="00AA5A66">
          <w:rPr>
            <w:rPrChange w:id="548" w:author="Praveen kumar C" w:date="2026-09-02T16:22:00Z" w16du:dateUtc="2026-09-02T10:52:00Z">
              <w:rPr>
                <w:b/>
                <w:bCs/>
              </w:rPr>
            </w:rPrChange>
          </w:rPr>
          <w:t xml:space="preserve">, </w:t>
        </w:r>
        <w:proofErr w:type="spellStart"/>
        <w:r w:rsidRPr="00AA5A66">
          <w:rPr>
            <w:rPrChange w:id="549" w:author="Praveen kumar C" w:date="2026-09-02T16:22:00Z" w16du:dateUtc="2026-09-02T10:52:00Z">
              <w:rPr>
                <w:b/>
                <w:bCs/>
              </w:rPr>
            </w:rPrChange>
          </w:rPr>
          <w:t>delay_mult</w:t>
        </w:r>
        <w:proofErr w:type="spellEnd"/>
        <w:r w:rsidRPr="00AA5A66">
          <w:rPr>
            <w:rPrChange w:id="550" w:author="Praveen kumar C" w:date="2026-09-02T16:22:00Z" w16du:dateUtc="2026-09-02T10:52:00Z">
              <w:rPr>
                <w:b/>
                <w:bCs/>
              </w:rPr>
            </w:rPrChange>
          </w:rPr>
          <w:t xml:space="preserve">, </w:t>
        </w:r>
        <w:proofErr w:type="spellStart"/>
        <w:r w:rsidRPr="00AA5A66">
          <w:rPr>
            <w:rPrChange w:id="551" w:author="Praveen kumar C" w:date="2026-09-02T16:22:00Z" w16du:dateUtc="2026-09-02T10:52:00Z">
              <w:rPr>
                <w:b/>
                <w:bCs/>
              </w:rPr>
            </w:rPrChange>
          </w:rPr>
          <w:t>cost_mult</w:t>
        </w:r>
        <w:proofErr w:type="spellEnd"/>
        <w:r w:rsidRPr="00AA5A66">
          <w:rPr>
            <w:rPrChange w:id="552" w:author="Praveen kumar C" w:date="2026-09-02T16:22:00Z" w16du:dateUtc="2026-09-02T10:52:00Z">
              <w:rPr>
                <w:b/>
                <w:bCs/>
              </w:rPr>
            </w:rPrChange>
          </w:rPr>
          <w:t>):</w:t>
        </w:r>
      </w:ins>
    </w:p>
    <w:p w14:paraId="654D4A65" w14:textId="77777777" w:rsidR="00AA5A66" w:rsidRPr="00AA5A66" w:rsidRDefault="00AA5A66">
      <w:pPr>
        <w:spacing w:before="100" w:after="300"/>
        <w:jc w:val="both"/>
        <w:rPr>
          <w:ins w:id="553" w:author="Praveen kumar C" w:date="2026-09-02T16:22:00Z"/>
          <w:rPrChange w:id="554" w:author="Praveen kumar C" w:date="2026-09-02T16:22:00Z" w16du:dateUtc="2026-09-02T10:52:00Z">
            <w:rPr>
              <w:ins w:id="555" w:author="Praveen kumar C" w:date="2026-09-02T16:22:00Z"/>
              <w:b/>
              <w:bCs/>
            </w:rPr>
          </w:rPrChange>
        </w:rPr>
        <w:pPrChange w:id="556" w:author="Praveen kumar C" w:date="2026-09-02T16:22:00Z" w16du:dateUtc="2026-09-02T10:52:00Z">
          <w:pPr>
            <w:spacing w:before="100" w:after="300"/>
            <w:jc w:val="center"/>
          </w:pPr>
        </w:pPrChange>
      </w:pPr>
      <w:ins w:id="557" w:author="Praveen kumar C" w:date="2026-09-02T16:22:00Z">
        <w:r w:rsidRPr="00AA5A66">
          <w:rPr>
            <w:rPrChange w:id="558" w:author="Praveen kumar C" w:date="2026-09-02T16:22:00Z" w16du:dateUtc="2026-09-02T10:52:00Z">
              <w:rPr>
                <w:b/>
                <w:bCs/>
              </w:rPr>
            </w:rPrChange>
          </w:rPr>
          <w:t xml:space="preserve">    for </w:t>
        </w:r>
        <w:proofErr w:type="spellStart"/>
        <w:r w:rsidRPr="00AA5A66">
          <w:rPr>
            <w:rPrChange w:id="559" w:author="Praveen kumar C" w:date="2026-09-02T16:22:00Z" w16du:dateUtc="2026-09-02T10:52:00Z">
              <w:rPr>
                <w:b/>
                <w:bCs/>
              </w:rPr>
            </w:rPrChange>
          </w:rPr>
          <w:t>nid</w:t>
        </w:r>
        <w:proofErr w:type="spellEnd"/>
        <w:r w:rsidRPr="00AA5A66">
          <w:rPr>
            <w:rPrChange w:id="560" w:author="Praveen kumar C" w:date="2026-09-02T16:22:00Z" w16du:dateUtc="2026-09-02T10:52:00Z">
              <w:rPr>
                <w:b/>
                <w:bCs/>
              </w:rPr>
            </w:rPrChange>
          </w:rPr>
          <w:t xml:space="preserve"> in </w:t>
        </w:r>
        <w:proofErr w:type="spellStart"/>
        <w:r w:rsidRPr="00AA5A66">
          <w:rPr>
            <w:rPrChange w:id="561" w:author="Praveen kumar C" w:date="2026-09-02T16:22:00Z" w16du:dateUtc="2026-09-02T10:52:00Z">
              <w:rPr>
                <w:b/>
                <w:bCs/>
              </w:rPr>
            </w:rPrChange>
          </w:rPr>
          <w:t>node_ids</w:t>
        </w:r>
        <w:proofErr w:type="spellEnd"/>
        <w:r w:rsidRPr="00AA5A66">
          <w:rPr>
            <w:rPrChange w:id="562" w:author="Praveen kumar C" w:date="2026-09-02T16:22:00Z" w16du:dateUtc="2026-09-02T10:52:00Z">
              <w:rPr>
                <w:b/>
                <w:bCs/>
              </w:rPr>
            </w:rPrChange>
          </w:rPr>
          <w:t>:</w:t>
        </w:r>
      </w:ins>
    </w:p>
    <w:p w14:paraId="612BFFCC" w14:textId="77777777" w:rsidR="00AA5A66" w:rsidRPr="00AA5A66" w:rsidRDefault="00AA5A66">
      <w:pPr>
        <w:spacing w:before="100" w:after="300"/>
        <w:jc w:val="both"/>
        <w:rPr>
          <w:ins w:id="563" w:author="Praveen kumar C" w:date="2026-09-02T16:22:00Z"/>
          <w:rPrChange w:id="564" w:author="Praveen kumar C" w:date="2026-09-02T16:22:00Z" w16du:dateUtc="2026-09-02T10:52:00Z">
            <w:rPr>
              <w:ins w:id="565" w:author="Praveen kumar C" w:date="2026-09-02T16:22:00Z"/>
              <w:b/>
              <w:bCs/>
            </w:rPr>
          </w:rPrChange>
        </w:rPr>
        <w:pPrChange w:id="566" w:author="Praveen kumar C" w:date="2026-09-02T16:22:00Z" w16du:dateUtc="2026-09-02T10:52:00Z">
          <w:pPr>
            <w:spacing w:before="100" w:after="300"/>
            <w:jc w:val="center"/>
          </w:pPr>
        </w:pPrChange>
      </w:pPr>
      <w:ins w:id="567" w:author="Praveen kumar C" w:date="2026-09-02T16:22:00Z">
        <w:r w:rsidRPr="00AA5A66">
          <w:rPr>
            <w:rPrChange w:id="568" w:author="Praveen kumar C" w:date="2026-09-02T16:22:00Z" w16du:dateUtc="2026-09-02T10:52:00Z">
              <w:rPr>
                <w:b/>
                <w:bCs/>
              </w:rPr>
            </w:rPrChange>
          </w:rPr>
          <w:t xml:space="preserve">        </w:t>
        </w:r>
        <w:proofErr w:type="gramStart"/>
        <w:r w:rsidRPr="00AA5A66">
          <w:rPr>
            <w:rPrChange w:id="569" w:author="Praveen kumar C" w:date="2026-09-02T16:22:00Z" w16du:dateUtc="2026-09-02T10:52:00Z">
              <w:rPr>
                <w:b/>
                <w:bCs/>
              </w:rPr>
            </w:rPrChange>
          </w:rPr>
          <w:t>self._</w:t>
        </w:r>
        <w:proofErr w:type="spellStart"/>
        <w:r w:rsidRPr="00AA5A66">
          <w:rPr>
            <w:rPrChange w:id="570" w:author="Praveen kumar C" w:date="2026-09-02T16:22:00Z" w16du:dateUtc="2026-09-02T10:52:00Z">
              <w:rPr>
                <w:b/>
                <w:bCs/>
              </w:rPr>
            </w:rPrChange>
          </w:rPr>
          <w:t>graph.nodes</w:t>
        </w:r>
        <w:proofErr w:type="spellEnd"/>
        <w:proofErr w:type="gramEnd"/>
        <w:r w:rsidRPr="00AA5A66">
          <w:rPr>
            <w:rPrChange w:id="571" w:author="Praveen kumar C" w:date="2026-09-02T16:22:00Z" w16du:dateUtc="2026-09-02T10:52:00Z">
              <w:rPr>
                <w:b/>
                <w:bCs/>
              </w:rPr>
            </w:rPrChange>
          </w:rPr>
          <w:t>[</w:t>
        </w:r>
        <w:proofErr w:type="spellStart"/>
        <w:r w:rsidRPr="00AA5A66">
          <w:rPr>
            <w:rPrChange w:id="572" w:author="Praveen kumar C" w:date="2026-09-02T16:22:00Z" w16du:dateUtc="2026-09-02T10:52:00Z">
              <w:rPr>
                <w:b/>
                <w:bCs/>
              </w:rPr>
            </w:rPrChange>
          </w:rPr>
          <w:t>nid</w:t>
        </w:r>
        <w:proofErr w:type="spellEnd"/>
        <w:r w:rsidRPr="00AA5A66">
          <w:rPr>
            <w:rPrChange w:id="573" w:author="Praveen kumar C" w:date="2026-09-02T16:22:00Z" w16du:dateUtc="2026-09-02T10:52:00Z">
              <w:rPr>
                <w:b/>
                <w:bCs/>
              </w:rPr>
            </w:rPrChange>
          </w:rPr>
          <w:t>]["data"</w:t>
        </w:r>
        <w:proofErr w:type="gramStart"/>
        <w:r w:rsidRPr="00AA5A66">
          <w:rPr>
            <w:rPrChange w:id="574" w:author="Praveen kumar C" w:date="2026-09-02T16:22:00Z" w16du:dateUtc="2026-09-02T10:52:00Z">
              <w:rPr>
                <w:b/>
                <w:bCs/>
              </w:rPr>
            </w:rPrChange>
          </w:rPr>
          <w:t>].</w:t>
        </w:r>
        <w:proofErr w:type="spellStart"/>
        <w:r w:rsidRPr="00AA5A66">
          <w:rPr>
            <w:rPrChange w:id="575" w:author="Praveen kumar C" w:date="2026-09-02T16:22:00Z" w16du:dateUtc="2026-09-02T10:52:00Z">
              <w:rPr>
                <w:b/>
                <w:bCs/>
              </w:rPr>
            </w:rPrChange>
          </w:rPr>
          <w:t>current</w:t>
        </w:r>
        <w:proofErr w:type="gramEnd"/>
        <w:r w:rsidRPr="00AA5A66">
          <w:rPr>
            <w:rPrChange w:id="576" w:author="Praveen kumar C" w:date="2026-09-02T16:22:00Z" w16du:dateUtc="2026-09-02T10:52:00Z">
              <w:rPr>
                <w:b/>
                <w:bCs/>
              </w:rPr>
            </w:rPrChange>
          </w:rPr>
          <w:t>_status</w:t>
        </w:r>
        <w:proofErr w:type="spellEnd"/>
        <w:r w:rsidRPr="00AA5A66">
          <w:rPr>
            <w:rPrChange w:id="577" w:author="Praveen kumar C" w:date="2026-09-02T16:22:00Z" w16du:dateUtc="2026-09-02T10:52:00Z">
              <w:rPr>
                <w:b/>
                <w:bCs/>
              </w:rPr>
            </w:rPrChange>
          </w:rPr>
          <w:t xml:space="preserve"> = </w:t>
        </w:r>
        <w:proofErr w:type="spellStart"/>
        <w:r w:rsidRPr="00AA5A66">
          <w:rPr>
            <w:rPrChange w:id="578" w:author="Praveen kumar C" w:date="2026-09-02T16:22:00Z" w16du:dateUtc="2026-09-02T10:52:00Z">
              <w:rPr>
                <w:b/>
                <w:bCs/>
              </w:rPr>
            </w:rPrChange>
          </w:rPr>
          <w:t>NodeStatus.DISRUPTED</w:t>
        </w:r>
        <w:proofErr w:type="spellEnd"/>
      </w:ins>
    </w:p>
    <w:p w14:paraId="70011FA8" w14:textId="77777777" w:rsidR="00AA5A66" w:rsidRPr="00AA5A66" w:rsidRDefault="00AA5A66">
      <w:pPr>
        <w:spacing w:before="100" w:after="300"/>
        <w:jc w:val="both"/>
        <w:rPr>
          <w:ins w:id="579" w:author="Praveen kumar C" w:date="2026-09-02T16:22:00Z"/>
          <w:rPrChange w:id="580" w:author="Praveen kumar C" w:date="2026-09-02T16:22:00Z" w16du:dateUtc="2026-09-02T10:52:00Z">
            <w:rPr>
              <w:ins w:id="581" w:author="Praveen kumar C" w:date="2026-09-02T16:22:00Z"/>
              <w:b/>
              <w:bCs/>
            </w:rPr>
          </w:rPrChange>
        </w:rPr>
        <w:pPrChange w:id="582" w:author="Praveen kumar C" w:date="2026-09-02T16:22:00Z" w16du:dateUtc="2026-09-02T10:52:00Z">
          <w:pPr>
            <w:spacing w:before="100" w:after="300"/>
            <w:jc w:val="center"/>
          </w:pPr>
        </w:pPrChange>
      </w:pPr>
      <w:ins w:id="583" w:author="Praveen kumar C" w:date="2026-09-02T16:22:00Z">
        <w:r w:rsidRPr="00AA5A66">
          <w:rPr>
            <w:rPrChange w:id="584" w:author="Praveen kumar C" w:date="2026-09-02T16:22:00Z" w16du:dateUtc="2026-09-02T10:52:00Z">
              <w:rPr>
                <w:b/>
                <w:bCs/>
              </w:rPr>
            </w:rPrChange>
          </w:rPr>
          <w:t xml:space="preserve">    for edge in </w:t>
        </w:r>
        <w:proofErr w:type="spellStart"/>
        <w:r w:rsidRPr="00AA5A66">
          <w:rPr>
            <w:rPrChange w:id="585" w:author="Praveen kumar C" w:date="2026-09-02T16:22:00Z" w16du:dateUtc="2026-09-02T10:52:00Z">
              <w:rPr>
                <w:b/>
                <w:bCs/>
              </w:rPr>
            </w:rPrChange>
          </w:rPr>
          <w:t>self.get_all_</w:t>
        </w:r>
        <w:proofErr w:type="gramStart"/>
        <w:r w:rsidRPr="00AA5A66">
          <w:rPr>
            <w:rPrChange w:id="586" w:author="Praveen kumar C" w:date="2026-09-02T16:22:00Z" w16du:dateUtc="2026-09-02T10:52:00Z">
              <w:rPr>
                <w:b/>
                <w:bCs/>
              </w:rPr>
            </w:rPrChange>
          </w:rPr>
          <w:t>edges</w:t>
        </w:r>
        <w:proofErr w:type="spellEnd"/>
        <w:r w:rsidRPr="00AA5A66">
          <w:rPr>
            <w:rPrChange w:id="587" w:author="Praveen kumar C" w:date="2026-09-02T16:22:00Z" w16du:dateUtc="2026-09-02T10:52:00Z">
              <w:rPr>
                <w:b/>
                <w:bCs/>
              </w:rPr>
            </w:rPrChange>
          </w:rPr>
          <w:t>(</w:t>
        </w:r>
        <w:proofErr w:type="gramEnd"/>
        <w:r w:rsidRPr="00AA5A66">
          <w:rPr>
            <w:rPrChange w:id="588" w:author="Praveen kumar C" w:date="2026-09-02T16:22:00Z" w16du:dateUtc="2026-09-02T10:52:00Z">
              <w:rPr>
                <w:b/>
                <w:bCs/>
              </w:rPr>
            </w:rPrChange>
          </w:rPr>
          <w:t>):</w:t>
        </w:r>
      </w:ins>
    </w:p>
    <w:p w14:paraId="7628551B" w14:textId="77777777" w:rsidR="00AA5A66" w:rsidRPr="00AA5A66" w:rsidRDefault="00AA5A66">
      <w:pPr>
        <w:spacing w:before="100" w:after="300"/>
        <w:jc w:val="both"/>
        <w:rPr>
          <w:ins w:id="589" w:author="Praveen kumar C" w:date="2026-09-02T16:22:00Z"/>
          <w:rPrChange w:id="590" w:author="Praveen kumar C" w:date="2026-09-02T16:22:00Z" w16du:dateUtc="2026-09-02T10:52:00Z">
            <w:rPr>
              <w:ins w:id="591" w:author="Praveen kumar C" w:date="2026-09-02T16:22:00Z"/>
              <w:b/>
              <w:bCs/>
            </w:rPr>
          </w:rPrChange>
        </w:rPr>
        <w:pPrChange w:id="592" w:author="Praveen kumar C" w:date="2026-09-02T16:22:00Z" w16du:dateUtc="2026-09-02T10:52:00Z">
          <w:pPr>
            <w:spacing w:before="100" w:after="300"/>
            <w:jc w:val="center"/>
          </w:pPr>
        </w:pPrChange>
      </w:pPr>
      <w:ins w:id="593" w:author="Praveen kumar C" w:date="2026-09-02T16:22:00Z">
        <w:r w:rsidRPr="00AA5A66">
          <w:rPr>
            <w:rPrChange w:id="594" w:author="Praveen kumar C" w:date="2026-09-02T16:22:00Z" w16du:dateUtc="2026-09-02T10:52:00Z">
              <w:rPr>
                <w:b/>
                <w:bCs/>
              </w:rPr>
            </w:rPrChange>
          </w:rPr>
          <w:t xml:space="preserve">        if edge.id in </w:t>
        </w:r>
        <w:proofErr w:type="spellStart"/>
        <w:r w:rsidRPr="00AA5A66">
          <w:rPr>
            <w:rPrChange w:id="595" w:author="Praveen kumar C" w:date="2026-09-02T16:22:00Z" w16du:dateUtc="2026-09-02T10:52:00Z">
              <w:rPr>
                <w:b/>
                <w:bCs/>
              </w:rPr>
            </w:rPrChange>
          </w:rPr>
          <w:t>edge_ids</w:t>
        </w:r>
        <w:proofErr w:type="spellEnd"/>
        <w:r w:rsidRPr="00AA5A66">
          <w:rPr>
            <w:rPrChange w:id="596" w:author="Praveen kumar C" w:date="2026-09-02T16:22:00Z" w16du:dateUtc="2026-09-02T10:52:00Z">
              <w:rPr>
                <w:b/>
                <w:bCs/>
              </w:rPr>
            </w:rPrChange>
          </w:rPr>
          <w:t>:</w:t>
        </w:r>
      </w:ins>
    </w:p>
    <w:p w14:paraId="0455EE5D" w14:textId="77777777" w:rsidR="00AA5A66" w:rsidRPr="00AA5A66" w:rsidRDefault="00AA5A66">
      <w:pPr>
        <w:spacing w:before="100" w:after="300"/>
        <w:jc w:val="both"/>
        <w:rPr>
          <w:ins w:id="597" w:author="Praveen kumar C" w:date="2026-09-02T16:22:00Z"/>
          <w:rPrChange w:id="598" w:author="Praveen kumar C" w:date="2026-09-02T16:22:00Z" w16du:dateUtc="2026-09-02T10:52:00Z">
            <w:rPr>
              <w:ins w:id="599" w:author="Praveen kumar C" w:date="2026-09-02T16:22:00Z"/>
              <w:b/>
              <w:bCs/>
            </w:rPr>
          </w:rPrChange>
        </w:rPr>
        <w:pPrChange w:id="600" w:author="Praveen kumar C" w:date="2026-09-02T16:22:00Z" w16du:dateUtc="2026-09-02T10:52:00Z">
          <w:pPr>
            <w:spacing w:before="100" w:after="300"/>
            <w:jc w:val="center"/>
          </w:pPr>
        </w:pPrChange>
      </w:pPr>
      <w:ins w:id="601" w:author="Praveen kumar C" w:date="2026-09-02T16:22:00Z">
        <w:r w:rsidRPr="00AA5A66">
          <w:rPr>
            <w:rPrChange w:id="602" w:author="Praveen kumar C" w:date="2026-09-02T16:22:00Z" w16du:dateUtc="2026-09-02T10:52:00Z">
              <w:rPr>
                <w:b/>
                <w:bCs/>
              </w:rPr>
            </w:rPrChange>
          </w:rPr>
          <w:t xml:space="preserve">            </w:t>
        </w:r>
        <w:proofErr w:type="spellStart"/>
        <w:r w:rsidRPr="00AA5A66">
          <w:rPr>
            <w:rPrChange w:id="603" w:author="Praveen kumar C" w:date="2026-09-02T16:22:00Z" w16du:dateUtc="2026-09-02T10:52:00Z">
              <w:rPr>
                <w:b/>
                <w:bCs/>
              </w:rPr>
            </w:rPrChange>
          </w:rPr>
          <w:t>edge.is_disrupted</w:t>
        </w:r>
        <w:proofErr w:type="spellEnd"/>
        <w:r w:rsidRPr="00AA5A66">
          <w:rPr>
            <w:rPrChange w:id="604" w:author="Praveen kumar C" w:date="2026-09-02T16:22:00Z" w16du:dateUtc="2026-09-02T10:52:00Z">
              <w:rPr>
                <w:b/>
                <w:bCs/>
              </w:rPr>
            </w:rPrChange>
          </w:rPr>
          <w:t xml:space="preserve"> = True</w:t>
        </w:r>
      </w:ins>
    </w:p>
    <w:p w14:paraId="6FA61B82" w14:textId="77777777" w:rsidR="00AA5A66" w:rsidRPr="00AA5A66" w:rsidRDefault="00AA5A66">
      <w:pPr>
        <w:spacing w:before="100" w:after="300"/>
        <w:jc w:val="both"/>
        <w:rPr>
          <w:ins w:id="605" w:author="Praveen kumar C" w:date="2026-09-02T16:22:00Z"/>
          <w:rPrChange w:id="606" w:author="Praveen kumar C" w:date="2026-09-02T16:22:00Z" w16du:dateUtc="2026-09-02T10:52:00Z">
            <w:rPr>
              <w:ins w:id="607" w:author="Praveen kumar C" w:date="2026-09-02T16:22:00Z"/>
              <w:b/>
              <w:bCs/>
            </w:rPr>
          </w:rPrChange>
        </w:rPr>
        <w:pPrChange w:id="608" w:author="Praveen kumar C" w:date="2026-09-02T16:22:00Z" w16du:dateUtc="2026-09-02T10:52:00Z">
          <w:pPr>
            <w:spacing w:before="100" w:after="300"/>
            <w:jc w:val="center"/>
          </w:pPr>
        </w:pPrChange>
      </w:pPr>
      <w:ins w:id="609" w:author="Praveen kumar C" w:date="2026-09-02T16:22:00Z">
        <w:r w:rsidRPr="00AA5A66">
          <w:rPr>
            <w:rPrChange w:id="610" w:author="Praveen kumar C" w:date="2026-09-02T16:22:00Z" w16du:dateUtc="2026-09-02T10:52:00Z">
              <w:rPr>
                <w:b/>
                <w:bCs/>
              </w:rPr>
            </w:rPrChange>
          </w:rPr>
          <w:t>Full source: submitted repository (</w:t>
        </w:r>
        <w:proofErr w:type="spellStart"/>
        <w:r w:rsidRPr="00AA5A66">
          <w:rPr>
            <w:rPrChange w:id="611" w:author="Praveen kumar C" w:date="2026-09-02T16:22:00Z" w16du:dateUtc="2026-09-02T10:52:00Z">
              <w:rPr>
                <w:b/>
                <w:bCs/>
              </w:rPr>
            </w:rPrChange>
          </w:rPr>
          <w:t>gentwin</w:t>
        </w:r>
        <w:proofErr w:type="spellEnd"/>
        <w:r w:rsidRPr="00AA5A66">
          <w:rPr>
            <w:rPrChange w:id="612" w:author="Praveen kumar C" w:date="2026-09-02T16:22:00Z" w16du:dateUtc="2026-09-02T10:52:00Z">
              <w:rPr>
                <w:b/>
                <w:bCs/>
              </w:rPr>
            </w:rPrChange>
          </w:rPr>
          <w:t>-supply-chain-system/).</w:t>
        </w:r>
      </w:ins>
    </w:p>
    <w:p w14:paraId="527A2D22" w14:textId="77777777" w:rsidR="00AA5A66" w:rsidRPr="00E51658" w:rsidRDefault="00AA5A66">
      <w:pPr>
        <w:spacing w:before="100" w:after="300"/>
        <w:jc w:val="both"/>
        <w:rPr>
          <w:ins w:id="613" w:author="Praveen kumar C" w:date="2026-09-02T16:22:00Z"/>
          <w:b/>
          <w:bCs/>
          <w:sz w:val="28"/>
          <w:szCs w:val="28"/>
          <w:rPrChange w:id="614" w:author="Praveen kumar C" w:date="2026-09-02T16:24:00Z" w16du:dateUtc="2026-09-02T10:54:00Z">
            <w:rPr>
              <w:ins w:id="615" w:author="Praveen kumar C" w:date="2026-09-02T16:22:00Z"/>
              <w:b/>
              <w:bCs/>
            </w:rPr>
          </w:rPrChange>
        </w:rPr>
        <w:pPrChange w:id="616" w:author="Praveen kumar C" w:date="2026-09-02T16:22:00Z" w16du:dateUtc="2026-09-02T10:52:00Z">
          <w:pPr>
            <w:spacing w:before="100" w:after="300"/>
            <w:jc w:val="center"/>
          </w:pPr>
        </w:pPrChange>
      </w:pPr>
      <w:ins w:id="617" w:author="Praveen kumar C" w:date="2026-09-02T16:22:00Z">
        <w:r w:rsidRPr="00E51658">
          <w:rPr>
            <w:b/>
            <w:bCs/>
            <w:sz w:val="28"/>
            <w:szCs w:val="28"/>
            <w:rPrChange w:id="618" w:author="Praveen kumar C" w:date="2026-09-02T16:24:00Z" w16du:dateUtc="2026-09-02T10:54:00Z">
              <w:rPr>
                <w:b/>
                <w:bCs/>
              </w:rPr>
            </w:rPrChange>
          </w:rPr>
          <w:t>Appendix D – Data Model</w:t>
        </w:r>
      </w:ins>
    </w:p>
    <w:p w14:paraId="34224233" w14:textId="77777777" w:rsidR="00AA5A66" w:rsidRPr="00AA5A66" w:rsidRDefault="00AA5A66">
      <w:pPr>
        <w:spacing w:before="100" w:after="300"/>
        <w:rPr>
          <w:ins w:id="619" w:author="Praveen kumar C" w:date="2026-09-02T16:22:00Z"/>
          <w:rPrChange w:id="620" w:author="Praveen kumar C" w:date="2026-09-02T16:22:00Z" w16du:dateUtc="2026-09-02T10:52:00Z">
            <w:rPr>
              <w:ins w:id="621" w:author="Praveen kumar C" w:date="2026-09-02T16:22:00Z"/>
              <w:b/>
              <w:bCs/>
            </w:rPr>
          </w:rPrChange>
        </w:rPr>
        <w:pPrChange w:id="622" w:author="Praveen kumar C" w:date="2026-09-02T16:24:00Z" w16du:dateUtc="2026-09-02T10:54:00Z">
          <w:pPr>
            <w:spacing w:before="100" w:after="300"/>
            <w:jc w:val="center"/>
          </w:pPr>
        </w:pPrChange>
      </w:pPr>
      <w:ins w:id="623" w:author="Praveen kumar C" w:date="2026-09-02T16:22:00Z">
        <w:r w:rsidRPr="00AA5A66">
          <w:rPr>
            <w:rPrChange w:id="624" w:author="Praveen kumar C" w:date="2026-09-02T16:22:00Z" w16du:dateUtc="2026-09-02T10:52:00Z">
              <w:rPr>
                <w:b/>
                <w:bCs/>
              </w:rPr>
            </w:rPrChange>
          </w:rPr>
          <w:t xml:space="preserve">Node: id, name, category, </w:t>
        </w:r>
        <w:proofErr w:type="spellStart"/>
        <w:r w:rsidRPr="00AA5A66">
          <w:rPr>
            <w:rPrChange w:id="625" w:author="Praveen kumar C" w:date="2026-09-02T16:22:00Z" w16du:dateUtc="2026-09-02T10:52:00Z">
              <w:rPr>
                <w:b/>
                <w:bCs/>
              </w:rPr>
            </w:rPrChange>
          </w:rPr>
          <w:t>lat</w:t>
        </w:r>
        <w:proofErr w:type="spellEnd"/>
        <w:r w:rsidRPr="00AA5A66">
          <w:rPr>
            <w:rPrChange w:id="626" w:author="Praveen kumar C" w:date="2026-09-02T16:22:00Z" w16du:dateUtc="2026-09-02T10:52:00Z">
              <w:rPr>
                <w:b/>
                <w:bCs/>
              </w:rPr>
            </w:rPrChange>
          </w:rPr>
          <w:t xml:space="preserve">, </w:t>
        </w:r>
        <w:proofErr w:type="spellStart"/>
        <w:r w:rsidRPr="00AA5A66">
          <w:rPr>
            <w:rPrChange w:id="627" w:author="Praveen kumar C" w:date="2026-09-02T16:22:00Z" w16du:dateUtc="2026-09-02T10:52:00Z">
              <w:rPr>
                <w:b/>
                <w:bCs/>
              </w:rPr>
            </w:rPrChange>
          </w:rPr>
          <w:t>lng</w:t>
        </w:r>
        <w:proofErr w:type="spellEnd"/>
        <w:r w:rsidRPr="00AA5A66">
          <w:rPr>
            <w:rPrChange w:id="628" w:author="Praveen kumar C" w:date="2026-09-02T16:22:00Z" w16du:dateUtc="2026-09-02T10:52:00Z">
              <w:rPr>
                <w:b/>
                <w:bCs/>
              </w:rPr>
            </w:rPrChange>
          </w:rPr>
          <w:t>, capacity, status</w:t>
        </w:r>
        <w:r w:rsidRPr="00AA5A66">
          <w:rPr>
            <w:rPrChange w:id="629" w:author="Praveen kumar C" w:date="2026-09-02T16:22:00Z" w16du:dateUtc="2026-09-02T10:52:00Z">
              <w:rPr>
                <w:b/>
                <w:bCs/>
              </w:rPr>
            </w:rPrChange>
          </w:rPr>
          <w:br/>
          <w:t xml:space="preserve">Edge: id, source, target, mode, </w:t>
        </w:r>
        <w:proofErr w:type="spellStart"/>
        <w:r w:rsidRPr="00AA5A66">
          <w:rPr>
            <w:rPrChange w:id="630" w:author="Praveen kumar C" w:date="2026-09-02T16:22:00Z" w16du:dateUtc="2026-09-02T10:52:00Z">
              <w:rPr>
                <w:b/>
                <w:bCs/>
              </w:rPr>
            </w:rPrChange>
          </w:rPr>
          <w:t>transit_days</w:t>
        </w:r>
        <w:proofErr w:type="spellEnd"/>
        <w:r w:rsidRPr="00AA5A66">
          <w:rPr>
            <w:rPrChange w:id="631" w:author="Praveen kumar C" w:date="2026-09-02T16:22:00Z" w16du:dateUtc="2026-09-02T10:52:00Z">
              <w:rPr>
                <w:b/>
                <w:bCs/>
              </w:rPr>
            </w:rPrChange>
          </w:rPr>
          <w:t xml:space="preserve">, cost, </w:t>
        </w:r>
        <w:proofErr w:type="spellStart"/>
        <w:r w:rsidRPr="00AA5A66">
          <w:rPr>
            <w:rPrChange w:id="632" w:author="Praveen kumar C" w:date="2026-09-02T16:22:00Z" w16du:dateUtc="2026-09-02T10:52:00Z">
              <w:rPr>
                <w:b/>
                <w:bCs/>
              </w:rPr>
            </w:rPrChange>
          </w:rPr>
          <w:t>risk_factor</w:t>
        </w:r>
        <w:proofErr w:type="spellEnd"/>
      </w:ins>
    </w:p>
    <w:p w14:paraId="215277FE" w14:textId="77777777" w:rsidR="00AA5A66" w:rsidRPr="00AA5A66" w:rsidRDefault="00AA5A66">
      <w:pPr>
        <w:spacing w:before="100" w:after="300"/>
        <w:rPr>
          <w:ins w:id="633" w:author="Praveen kumar C" w:date="2026-09-02T16:22:00Z"/>
          <w:rPrChange w:id="634" w:author="Praveen kumar C" w:date="2026-09-02T16:22:00Z" w16du:dateUtc="2026-09-02T10:52:00Z">
            <w:rPr>
              <w:ins w:id="635" w:author="Praveen kumar C" w:date="2026-09-02T16:22:00Z"/>
              <w:b/>
              <w:bCs/>
            </w:rPr>
          </w:rPrChange>
        </w:rPr>
        <w:pPrChange w:id="636" w:author="Praveen kumar C" w:date="2026-09-02T16:24:00Z" w16du:dateUtc="2026-09-02T10:54:00Z">
          <w:pPr>
            <w:spacing w:before="100" w:after="300"/>
            <w:jc w:val="center"/>
          </w:pPr>
        </w:pPrChange>
      </w:pPr>
      <w:ins w:id="637" w:author="Praveen kumar C" w:date="2026-09-02T16:22:00Z">
        <w:r w:rsidRPr="00AA5A66">
          <w:rPr>
            <w:rPrChange w:id="638" w:author="Praveen kumar C" w:date="2026-09-02T16:22:00Z" w16du:dateUtc="2026-09-02T10:52:00Z">
              <w:rPr>
                <w:b/>
                <w:bCs/>
              </w:rPr>
            </w:rPrChange>
          </w:rPr>
          <w:t>10 seeded nodes (major global ports/hubs, e.g. Shanghai, Rotterdam, LA, Dubai) connected by 15 edges across Sea/Air/Road/Rail.</w:t>
        </w:r>
      </w:ins>
    </w:p>
    <w:p w14:paraId="73D22077" w14:textId="77777777" w:rsidR="00AA5A66" w:rsidRPr="00AA5A66" w:rsidRDefault="00AA5A66">
      <w:pPr>
        <w:spacing w:before="100" w:after="300"/>
        <w:jc w:val="both"/>
        <w:rPr>
          <w:ins w:id="639" w:author="Praveen kumar C" w:date="2026-09-02T16:22:00Z"/>
          <w:rPrChange w:id="640" w:author="Praveen kumar C" w:date="2026-09-02T16:22:00Z" w16du:dateUtc="2026-09-02T10:52:00Z">
            <w:rPr>
              <w:ins w:id="641" w:author="Praveen kumar C" w:date="2026-09-02T16:22:00Z"/>
              <w:b/>
              <w:bCs/>
            </w:rPr>
          </w:rPrChange>
        </w:rPr>
        <w:pPrChange w:id="642" w:author="Praveen kumar C" w:date="2026-09-02T16:22:00Z" w16du:dateUtc="2026-09-02T10:52:00Z">
          <w:pPr>
            <w:spacing w:before="100" w:after="300"/>
            <w:jc w:val="center"/>
          </w:pPr>
        </w:pPrChange>
      </w:pPr>
      <w:ins w:id="643" w:author="Praveen kumar C" w:date="2026-09-02T16:22:00Z">
        <w:r w:rsidRPr="00AA5A66">
          <w:rPr>
            <w:rPrChange w:id="644" w:author="Praveen kumar C" w:date="2026-09-02T16:22:00Z" w16du:dateUtc="2026-09-02T10:52:00Z">
              <w:rPr>
                <w:b/>
                <w:bCs/>
              </w:rPr>
            </w:rPrChange>
          </w:rPr>
          <w:t>Appendix E – Sample Output Format</w:t>
        </w:r>
      </w:ins>
    </w:p>
    <w:p w14:paraId="5F346339" w14:textId="77777777" w:rsidR="00AA5A66" w:rsidRPr="00AA5A66" w:rsidRDefault="00AA5A66">
      <w:pPr>
        <w:spacing w:before="100" w:after="300"/>
        <w:jc w:val="both"/>
        <w:rPr>
          <w:ins w:id="645" w:author="Praveen kumar C" w:date="2026-09-02T16:22:00Z"/>
          <w:rPrChange w:id="646" w:author="Praveen kumar C" w:date="2026-09-02T16:22:00Z" w16du:dateUtc="2026-09-02T10:52:00Z">
            <w:rPr>
              <w:ins w:id="647" w:author="Praveen kumar C" w:date="2026-09-02T16:22:00Z"/>
              <w:b/>
              <w:bCs/>
            </w:rPr>
          </w:rPrChange>
        </w:rPr>
        <w:pPrChange w:id="648" w:author="Praveen kumar C" w:date="2026-09-02T16:22:00Z" w16du:dateUtc="2026-09-02T10:52:00Z">
          <w:pPr>
            <w:spacing w:before="100" w:after="300"/>
            <w:jc w:val="center"/>
          </w:pPr>
        </w:pPrChange>
      </w:pPr>
      <w:proofErr w:type="spellStart"/>
      <w:ins w:id="649" w:author="Praveen kumar C" w:date="2026-09-02T16:22:00Z">
        <w:r w:rsidRPr="00AA5A66">
          <w:rPr>
            <w:rPrChange w:id="650" w:author="Praveen kumar C" w:date="2026-09-02T16:22:00Z" w16du:dateUtc="2026-09-02T10:52:00Z">
              <w:rPr>
                <w:b/>
                <w:bCs/>
              </w:rPr>
            </w:rPrChange>
          </w:rPr>
          <w:t>json</w:t>
        </w:r>
        <w:proofErr w:type="spellEnd"/>
      </w:ins>
    </w:p>
    <w:p w14:paraId="77CF746B" w14:textId="77777777" w:rsidR="00AA5A66" w:rsidRPr="00AA5A66" w:rsidRDefault="00AA5A66">
      <w:pPr>
        <w:spacing w:before="100" w:after="300"/>
        <w:jc w:val="both"/>
        <w:rPr>
          <w:ins w:id="651" w:author="Praveen kumar C" w:date="2026-09-02T16:22:00Z"/>
          <w:rPrChange w:id="652" w:author="Praveen kumar C" w:date="2026-09-02T16:22:00Z" w16du:dateUtc="2026-09-02T10:52:00Z">
            <w:rPr>
              <w:ins w:id="653" w:author="Praveen kumar C" w:date="2026-09-02T16:22:00Z"/>
              <w:b/>
              <w:bCs/>
            </w:rPr>
          </w:rPrChange>
        </w:rPr>
        <w:pPrChange w:id="654" w:author="Praveen kumar C" w:date="2026-09-02T16:22:00Z" w16du:dateUtc="2026-09-02T10:52:00Z">
          <w:pPr>
            <w:spacing w:before="100" w:after="300"/>
            <w:jc w:val="center"/>
          </w:pPr>
        </w:pPrChange>
      </w:pPr>
      <w:ins w:id="655" w:author="Praveen kumar C" w:date="2026-09-02T16:22:00Z">
        <w:r w:rsidRPr="00AA5A66">
          <w:rPr>
            <w:rPrChange w:id="656" w:author="Praveen kumar C" w:date="2026-09-02T16:22:00Z" w16du:dateUtc="2026-09-02T10:52:00Z">
              <w:rPr>
                <w:b/>
                <w:bCs/>
              </w:rPr>
            </w:rPrChange>
          </w:rPr>
          <w:t>{</w:t>
        </w:r>
      </w:ins>
    </w:p>
    <w:p w14:paraId="6CB23098" w14:textId="77777777" w:rsidR="00AA5A66" w:rsidRPr="00AA5A66" w:rsidRDefault="00AA5A66">
      <w:pPr>
        <w:spacing w:before="100" w:after="300"/>
        <w:jc w:val="both"/>
        <w:rPr>
          <w:ins w:id="657" w:author="Praveen kumar C" w:date="2026-09-02T16:22:00Z"/>
          <w:rPrChange w:id="658" w:author="Praveen kumar C" w:date="2026-09-02T16:22:00Z" w16du:dateUtc="2026-09-02T10:52:00Z">
            <w:rPr>
              <w:ins w:id="659" w:author="Praveen kumar C" w:date="2026-09-02T16:22:00Z"/>
              <w:b/>
              <w:bCs/>
            </w:rPr>
          </w:rPrChange>
        </w:rPr>
        <w:pPrChange w:id="660" w:author="Praveen kumar C" w:date="2026-09-02T16:22:00Z" w16du:dateUtc="2026-09-02T10:52:00Z">
          <w:pPr>
            <w:spacing w:before="100" w:after="300"/>
            <w:jc w:val="center"/>
          </w:pPr>
        </w:pPrChange>
      </w:pPr>
      <w:ins w:id="661" w:author="Praveen kumar C" w:date="2026-09-02T16:22:00Z">
        <w:r w:rsidRPr="00AA5A66">
          <w:rPr>
            <w:rPrChange w:id="662" w:author="Praveen kumar C" w:date="2026-09-02T16:22:00Z" w16du:dateUtc="2026-09-02T10:52:00Z">
              <w:rPr>
                <w:b/>
                <w:bCs/>
              </w:rPr>
            </w:rPrChange>
          </w:rPr>
          <w:t xml:space="preserve">  "</w:t>
        </w:r>
        <w:proofErr w:type="spellStart"/>
        <w:proofErr w:type="gramStart"/>
        <w:r w:rsidRPr="00AA5A66">
          <w:rPr>
            <w:rPrChange w:id="663" w:author="Praveen kumar C" w:date="2026-09-02T16:22:00Z" w16du:dateUtc="2026-09-02T10:52:00Z">
              <w:rPr>
                <w:b/>
                <w:bCs/>
              </w:rPr>
            </w:rPrChange>
          </w:rPr>
          <w:t>scenario</w:t>
        </w:r>
        <w:proofErr w:type="gramEnd"/>
        <w:r w:rsidRPr="00AA5A66">
          <w:rPr>
            <w:rPrChange w:id="664" w:author="Praveen kumar C" w:date="2026-09-02T16:22:00Z" w16du:dateUtc="2026-09-02T10:52:00Z">
              <w:rPr>
                <w:b/>
                <w:bCs/>
              </w:rPr>
            </w:rPrChange>
          </w:rPr>
          <w:t>_title</w:t>
        </w:r>
        <w:proofErr w:type="spellEnd"/>
        <w:r w:rsidRPr="00AA5A66">
          <w:rPr>
            <w:rPrChange w:id="665" w:author="Praveen kumar C" w:date="2026-09-02T16:22:00Z" w16du:dateUtc="2026-09-02T10:52:00Z">
              <w:rPr>
                <w:b/>
                <w:bCs/>
              </w:rPr>
            </w:rPrChange>
          </w:rPr>
          <w:t>": "...",</w:t>
        </w:r>
      </w:ins>
    </w:p>
    <w:p w14:paraId="0AFF1DA6" w14:textId="77777777" w:rsidR="00AA5A66" w:rsidRPr="00AA5A66" w:rsidRDefault="00AA5A66">
      <w:pPr>
        <w:spacing w:before="100" w:after="300"/>
        <w:jc w:val="both"/>
        <w:rPr>
          <w:ins w:id="666" w:author="Praveen kumar C" w:date="2026-09-02T16:22:00Z"/>
          <w:rPrChange w:id="667" w:author="Praveen kumar C" w:date="2026-09-02T16:22:00Z" w16du:dateUtc="2026-09-02T10:52:00Z">
            <w:rPr>
              <w:ins w:id="668" w:author="Praveen kumar C" w:date="2026-09-02T16:22:00Z"/>
              <w:b/>
              <w:bCs/>
            </w:rPr>
          </w:rPrChange>
        </w:rPr>
        <w:pPrChange w:id="669" w:author="Praveen kumar C" w:date="2026-09-02T16:22:00Z" w16du:dateUtc="2026-09-02T10:52:00Z">
          <w:pPr>
            <w:spacing w:before="100" w:after="300"/>
            <w:jc w:val="center"/>
          </w:pPr>
        </w:pPrChange>
      </w:pPr>
      <w:ins w:id="670" w:author="Praveen kumar C" w:date="2026-09-02T16:22:00Z">
        <w:r w:rsidRPr="00AA5A66">
          <w:rPr>
            <w:rPrChange w:id="671" w:author="Praveen kumar C" w:date="2026-09-02T16:22:00Z" w16du:dateUtc="2026-09-02T10:52:00Z">
              <w:rPr>
                <w:b/>
                <w:bCs/>
              </w:rPr>
            </w:rPrChange>
          </w:rPr>
          <w:t xml:space="preserve">  "</w:t>
        </w:r>
        <w:proofErr w:type="spellStart"/>
        <w:proofErr w:type="gramStart"/>
        <w:r w:rsidRPr="00AA5A66">
          <w:rPr>
            <w:rPrChange w:id="672" w:author="Praveen kumar C" w:date="2026-09-02T16:22:00Z" w16du:dateUtc="2026-09-02T10:52:00Z">
              <w:rPr>
                <w:b/>
                <w:bCs/>
              </w:rPr>
            </w:rPrChange>
          </w:rPr>
          <w:t>impacted</w:t>
        </w:r>
        <w:proofErr w:type="gramEnd"/>
        <w:r w:rsidRPr="00AA5A66">
          <w:rPr>
            <w:rPrChange w:id="673" w:author="Praveen kumar C" w:date="2026-09-02T16:22:00Z" w16du:dateUtc="2026-09-02T10:52:00Z">
              <w:rPr>
                <w:b/>
                <w:bCs/>
              </w:rPr>
            </w:rPrChange>
          </w:rPr>
          <w:t>_node_ids</w:t>
        </w:r>
        <w:proofErr w:type="spellEnd"/>
        <w:r w:rsidRPr="00AA5A66">
          <w:rPr>
            <w:rPrChange w:id="674" w:author="Praveen kumar C" w:date="2026-09-02T16:22:00Z" w16du:dateUtc="2026-09-02T10:52:00Z">
              <w:rPr>
                <w:b/>
                <w:bCs/>
              </w:rPr>
            </w:rPrChange>
          </w:rPr>
          <w:t>": [...],</w:t>
        </w:r>
      </w:ins>
    </w:p>
    <w:p w14:paraId="78212877" w14:textId="77777777" w:rsidR="00AA5A66" w:rsidRPr="00AA5A66" w:rsidRDefault="00AA5A66">
      <w:pPr>
        <w:spacing w:before="100" w:after="300"/>
        <w:jc w:val="both"/>
        <w:rPr>
          <w:ins w:id="675" w:author="Praveen kumar C" w:date="2026-09-02T16:22:00Z"/>
          <w:rPrChange w:id="676" w:author="Praveen kumar C" w:date="2026-09-02T16:22:00Z" w16du:dateUtc="2026-09-02T10:52:00Z">
            <w:rPr>
              <w:ins w:id="677" w:author="Praveen kumar C" w:date="2026-09-02T16:22:00Z"/>
              <w:b/>
              <w:bCs/>
            </w:rPr>
          </w:rPrChange>
        </w:rPr>
        <w:pPrChange w:id="678" w:author="Praveen kumar C" w:date="2026-09-02T16:22:00Z" w16du:dateUtc="2026-09-02T10:52:00Z">
          <w:pPr>
            <w:spacing w:before="100" w:after="300"/>
            <w:jc w:val="center"/>
          </w:pPr>
        </w:pPrChange>
      </w:pPr>
      <w:ins w:id="679" w:author="Praveen kumar C" w:date="2026-09-02T16:22:00Z">
        <w:r w:rsidRPr="00AA5A66">
          <w:rPr>
            <w:rPrChange w:id="680" w:author="Praveen kumar C" w:date="2026-09-02T16:22:00Z" w16du:dateUtc="2026-09-02T10:52:00Z">
              <w:rPr>
                <w:b/>
                <w:bCs/>
              </w:rPr>
            </w:rPrChange>
          </w:rPr>
          <w:t xml:space="preserve">  "</w:t>
        </w:r>
        <w:proofErr w:type="spellStart"/>
        <w:proofErr w:type="gramStart"/>
        <w:r w:rsidRPr="00AA5A66">
          <w:rPr>
            <w:rPrChange w:id="681" w:author="Praveen kumar C" w:date="2026-09-02T16:22:00Z" w16du:dateUtc="2026-09-02T10:52:00Z">
              <w:rPr>
                <w:b/>
                <w:bCs/>
              </w:rPr>
            </w:rPrChange>
          </w:rPr>
          <w:t>delay</w:t>
        </w:r>
        <w:proofErr w:type="gramEnd"/>
        <w:r w:rsidRPr="00AA5A66">
          <w:rPr>
            <w:rPrChange w:id="682" w:author="Praveen kumar C" w:date="2026-09-02T16:22:00Z" w16du:dateUtc="2026-09-02T10:52:00Z">
              <w:rPr>
                <w:b/>
                <w:bCs/>
              </w:rPr>
            </w:rPrChange>
          </w:rPr>
          <w:t>_multiplier</w:t>
        </w:r>
        <w:proofErr w:type="spellEnd"/>
        <w:r w:rsidRPr="00AA5A66">
          <w:rPr>
            <w:rPrChange w:id="683" w:author="Praveen kumar C" w:date="2026-09-02T16:22:00Z" w16du:dateUtc="2026-09-02T10:52:00Z">
              <w:rPr>
                <w:b/>
                <w:bCs/>
              </w:rPr>
            </w:rPrChange>
          </w:rPr>
          <w:t>": 1.5,</w:t>
        </w:r>
      </w:ins>
    </w:p>
    <w:p w14:paraId="2B1A6228" w14:textId="77777777" w:rsidR="00AA5A66" w:rsidRPr="00AA5A66" w:rsidRDefault="00AA5A66">
      <w:pPr>
        <w:spacing w:before="100" w:after="300"/>
        <w:jc w:val="both"/>
        <w:rPr>
          <w:ins w:id="684" w:author="Praveen kumar C" w:date="2026-09-02T16:22:00Z"/>
          <w:rPrChange w:id="685" w:author="Praveen kumar C" w:date="2026-09-02T16:22:00Z" w16du:dateUtc="2026-09-02T10:52:00Z">
            <w:rPr>
              <w:ins w:id="686" w:author="Praveen kumar C" w:date="2026-09-02T16:22:00Z"/>
              <w:b/>
              <w:bCs/>
            </w:rPr>
          </w:rPrChange>
        </w:rPr>
        <w:pPrChange w:id="687" w:author="Praveen kumar C" w:date="2026-09-02T16:22:00Z" w16du:dateUtc="2026-09-02T10:52:00Z">
          <w:pPr>
            <w:spacing w:before="100" w:after="300"/>
            <w:jc w:val="center"/>
          </w:pPr>
        </w:pPrChange>
      </w:pPr>
      <w:ins w:id="688" w:author="Praveen kumar C" w:date="2026-09-02T16:22:00Z">
        <w:r w:rsidRPr="00AA5A66">
          <w:rPr>
            <w:rPrChange w:id="689" w:author="Praveen kumar C" w:date="2026-09-02T16:22:00Z" w16du:dateUtc="2026-09-02T10:52:00Z">
              <w:rPr>
                <w:b/>
                <w:bCs/>
              </w:rPr>
            </w:rPrChange>
          </w:rPr>
          <w:t xml:space="preserve">  "</w:t>
        </w:r>
        <w:proofErr w:type="spellStart"/>
        <w:proofErr w:type="gramStart"/>
        <w:r w:rsidRPr="00AA5A66">
          <w:rPr>
            <w:rPrChange w:id="690" w:author="Praveen kumar C" w:date="2026-09-02T16:22:00Z" w16du:dateUtc="2026-09-02T10:52:00Z">
              <w:rPr>
                <w:b/>
                <w:bCs/>
              </w:rPr>
            </w:rPrChange>
          </w:rPr>
          <w:t>overall</w:t>
        </w:r>
        <w:proofErr w:type="gramEnd"/>
        <w:r w:rsidRPr="00AA5A66">
          <w:rPr>
            <w:rPrChange w:id="691" w:author="Praveen kumar C" w:date="2026-09-02T16:22:00Z" w16du:dateUtc="2026-09-02T10:52:00Z">
              <w:rPr>
                <w:b/>
                <w:bCs/>
              </w:rPr>
            </w:rPrChange>
          </w:rPr>
          <w:t>_severity_score</w:t>
        </w:r>
        <w:proofErr w:type="spellEnd"/>
        <w:r w:rsidRPr="00AA5A66">
          <w:rPr>
            <w:rPrChange w:id="692" w:author="Praveen kumar C" w:date="2026-09-02T16:22:00Z" w16du:dateUtc="2026-09-02T10:52:00Z">
              <w:rPr>
                <w:b/>
                <w:bCs/>
              </w:rPr>
            </w:rPrChange>
          </w:rPr>
          <w:t>": 72,</w:t>
        </w:r>
      </w:ins>
    </w:p>
    <w:p w14:paraId="2E345500" w14:textId="77777777" w:rsidR="00AA5A66" w:rsidRPr="00AA5A66" w:rsidRDefault="00AA5A66">
      <w:pPr>
        <w:spacing w:before="100" w:after="300"/>
        <w:jc w:val="both"/>
        <w:rPr>
          <w:ins w:id="693" w:author="Praveen kumar C" w:date="2026-09-02T16:22:00Z"/>
          <w:rPrChange w:id="694" w:author="Praveen kumar C" w:date="2026-09-02T16:22:00Z" w16du:dateUtc="2026-09-02T10:52:00Z">
            <w:rPr>
              <w:ins w:id="695" w:author="Praveen kumar C" w:date="2026-09-02T16:22:00Z"/>
              <w:b/>
              <w:bCs/>
            </w:rPr>
          </w:rPrChange>
        </w:rPr>
        <w:pPrChange w:id="696" w:author="Praveen kumar C" w:date="2026-09-02T16:22:00Z" w16du:dateUtc="2026-09-02T10:52:00Z">
          <w:pPr>
            <w:spacing w:before="100" w:after="300"/>
            <w:jc w:val="center"/>
          </w:pPr>
        </w:pPrChange>
      </w:pPr>
      <w:ins w:id="697" w:author="Praveen kumar C" w:date="2026-09-02T16:22:00Z">
        <w:r w:rsidRPr="00AA5A66">
          <w:rPr>
            <w:rPrChange w:id="698" w:author="Praveen kumar C" w:date="2026-09-02T16:22:00Z" w16du:dateUtc="2026-09-02T10:52:00Z">
              <w:rPr>
                <w:b/>
                <w:bCs/>
              </w:rPr>
            </w:rPrChange>
          </w:rPr>
          <w:t xml:space="preserve">  "</w:t>
        </w:r>
        <w:proofErr w:type="spellStart"/>
        <w:proofErr w:type="gramStart"/>
        <w:r w:rsidRPr="00AA5A66">
          <w:rPr>
            <w:rPrChange w:id="699" w:author="Praveen kumar C" w:date="2026-09-02T16:22:00Z" w16du:dateUtc="2026-09-02T10:52:00Z">
              <w:rPr>
                <w:b/>
                <w:bCs/>
              </w:rPr>
            </w:rPrChange>
          </w:rPr>
          <w:t>risk</w:t>
        </w:r>
        <w:proofErr w:type="gramEnd"/>
        <w:r w:rsidRPr="00AA5A66">
          <w:rPr>
            <w:rPrChange w:id="700" w:author="Praveen kumar C" w:date="2026-09-02T16:22:00Z" w16du:dateUtc="2026-09-02T10:52:00Z">
              <w:rPr>
                <w:b/>
                <w:bCs/>
              </w:rPr>
            </w:rPrChange>
          </w:rPr>
          <w:t>_mitigation_recommendations</w:t>
        </w:r>
        <w:proofErr w:type="spellEnd"/>
        <w:r w:rsidRPr="00AA5A66">
          <w:rPr>
            <w:rPrChange w:id="701" w:author="Praveen kumar C" w:date="2026-09-02T16:22:00Z" w16du:dateUtc="2026-09-02T10:52:00Z">
              <w:rPr>
                <w:b/>
                <w:bCs/>
              </w:rPr>
            </w:rPrChange>
          </w:rPr>
          <w:t>": [...]</w:t>
        </w:r>
      </w:ins>
    </w:p>
    <w:p w14:paraId="28ADAAE2" w14:textId="77777777" w:rsidR="00AA5A66" w:rsidRPr="00AA5A66" w:rsidRDefault="00AA5A66">
      <w:pPr>
        <w:spacing w:before="100" w:after="300"/>
        <w:jc w:val="both"/>
        <w:rPr>
          <w:ins w:id="702" w:author="Praveen kumar C" w:date="2026-09-02T16:22:00Z"/>
          <w:rPrChange w:id="703" w:author="Praveen kumar C" w:date="2026-09-02T16:22:00Z" w16du:dateUtc="2026-09-02T10:52:00Z">
            <w:rPr>
              <w:ins w:id="704" w:author="Praveen kumar C" w:date="2026-09-02T16:22:00Z"/>
              <w:b/>
              <w:bCs/>
            </w:rPr>
          </w:rPrChange>
        </w:rPr>
        <w:pPrChange w:id="705" w:author="Praveen kumar C" w:date="2026-09-02T16:22:00Z" w16du:dateUtc="2026-09-02T10:52:00Z">
          <w:pPr>
            <w:spacing w:before="100" w:after="300"/>
            <w:jc w:val="center"/>
          </w:pPr>
        </w:pPrChange>
      </w:pPr>
      <w:ins w:id="706" w:author="Praveen kumar C" w:date="2026-09-02T16:22:00Z">
        <w:r w:rsidRPr="00AA5A66">
          <w:rPr>
            <w:rPrChange w:id="707" w:author="Praveen kumar C" w:date="2026-09-02T16:22:00Z" w16du:dateUtc="2026-09-02T10:52:00Z">
              <w:rPr>
                <w:b/>
                <w:bCs/>
              </w:rPr>
            </w:rPrChange>
          </w:rPr>
          <w:lastRenderedPageBreak/>
          <w:t>}</w:t>
        </w:r>
      </w:ins>
    </w:p>
    <w:p w14:paraId="235F9E74" w14:textId="6ADC18AB" w:rsidR="00EE6D91" w:rsidDel="00AA5A66" w:rsidRDefault="00000000">
      <w:pPr>
        <w:spacing w:after="160" w:line="300" w:lineRule="auto"/>
        <w:rPr>
          <w:del w:id="708" w:author="Praveen kumar C" w:date="2026-09-02T16:22:00Z" w16du:dateUtc="2026-09-02T10:52:00Z"/>
        </w:rPr>
      </w:pPr>
      <w:del w:id="709" w:author="Praveen kumar C" w:date="2026-09-02T16:22:00Z" w16du:dateUtc="2026-09-02T10:52:00Z">
        <w:r w:rsidDel="00AA5A66">
          <w:rPr>
            <w:b/>
            <w:bCs/>
          </w:rPr>
          <w:delText>Appendix A – Detailed Calculations</w:delText>
        </w:r>
      </w:del>
    </w:p>
    <w:p w14:paraId="264E7E51" w14:textId="000F1DD6" w:rsidR="00EE6D91" w:rsidDel="00AA5A66" w:rsidRDefault="00000000">
      <w:pPr>
        <w:spacing w:after="160" w:line="300" w:lineRule="auto"/>
        <w:rPr>
          <w:del w:id="710" w:author="Praveen kumar C" w:date="2026-09-02T16:22:00Z" w16du:dateUtc="2026-09-02T10:52:00Z"/>
        </w:rPr>
      </w:pPr>
      <w:del w:id="711" w:author="Praveen kumar C" w:date="2026-09-02T16:22:00Z" w16du:dateUtc="2026-09-02T10:52:00Z">
        <w:r w:rsidDel="00AA5A66">
          <w:rPr>
            <w:i/>
            <w:iCs/>
          </w:rPr>
          <w:delText>[Insert cost/impact-score calculation formulas and worked examples here.]</w:delText>
        </w:r>
      </w:del>
    </w:p>
    <w:p w14:paraId="2C50A96B" w14:textId="78B216EF" w:rsidR="00EE6D91" w:rsidDel="00AA5A66" w:rsidRDefault="00000000">
      <w:pPr>
        <w:spacing w:after="160" w:line="300" w:lineRule="auto"/>
        <w:rPr>
          <w:del w:id="712" w:author="Praveen kumar C" w:date="2026-09-02T16:22:00Z" w16du:dateUtc="2026-09-02T10:52:00Z"/>
        </w:rPr>
      </w:pPr>
      <w:del w:id="713" w:author="Praveen kumar C" w:date="2026-09-02T16:22:00Z" w16du:dateUtc="2026-09-02T10:52:00Z">
        <w:r w:rsidDel="00AA5A66">
          <w:rPr>
            <w:b/>
            <w:bCs/>
          </w:rPr>
          <w:delText>Appendix B – Engineering Drawings / Schematics</w:delText>
        </w:r>
      </w:del>
    </w:p>
    <w:p w14:paraId="2D8025FE" w14:textId="61ECBC5B" w:rsidR="00EE6D91" w:rsidDel="00AA5A66" w:rsidRDefault="00000000">
      <w:pPr>
        <w:spacing w:after="160" w:line="300" w:lineRule="auto"/>
        <w:rPr>
          <w:del w:id="714" w:author="Praveen kumar C" w:date="2026-09-02T16:22:00Z" w16du:dateUtc="2026-09-02T10:52:00Z"/>
        </w:rPr>
      </w:pPr>
      <w:del w:id="715" w:author="Praveen kumar C" w:date="2026-09-02T16:22:00Z" w16du:dateUtc="2026-09-02T10:52:00Z">
        <w:r w:rsidDel="00AA5A66">
          <w:rPr>
            <w:i/>
            <w:iCs/>
          </w:rPr>
          <w:delText>[Insert full-resolution architecture diagram / ER diagram of the SQLite schema here.]</w:delText>
        </w:r>
      </w:del>
    </w:p>
    <w:p w14:paraId="283E5CFD" w14:textId="52A7F148" w:rsidR="00EE6D91" w:rsidDel="00AA5A66" w:rsidRDefault="00000000">
      <w:pPr>
        <w:spacing w:after="160" w:line="300" w:lineRule="auto"/>
        <w:rPr>
          <w:del w:id="716" w:author="Praveen kumar C" w:date="2026-09-02T16:22:00Z" w16du:dateUtc="2026-09-02T10:52:00Z"/>
        </w:rPr>
      </w:pPr>
      <w:del w:id="717" w:author="Praveen kumar C" w:date="2026-09-02T16:22:00Z" w16du:dateUtc="2026-09-02T10:52:00Z">
        <w:r w:rsidDel="00AA5A66">
          <w:rPr>
            <w:b/>
            <w:bCs/>
          </w:rPr>
          <w:delText>Appendix C – Source Code / Code Repository Information</w:delText>
        </w:r>
      </w:del>
    </w:p>
    <w:p w14:paraId="7B8215F8" w14:textId="29623A2D" w:rsidR="00EE6D91" w:rsidDel="00AA5A66" w:rsidRDefault="00000000">
      <w:pPr>
        <w:spacing w:after="160" w:line="300" w:lineRule="auto"/>
        <w:rPr>
          <w:del w:id="718" w:author="Praveen kumar C" w:date="2026-09-02T16:22:00Z" w16du:dateUtc="2026-09-02T10:52:00Z"/>
        </w:rPr>
      </w:pPr>
      <w:del w:id="719" w:author="Praveen kumar C" w:date="2026-09-02T16:22:00Z" w16du:dateUtc="2026-09-02T10:52:00Z">
        <w:r w:rsidDel="00AA5A66">
          <w:rPr>
            <w:i/>
            <w:iCs/>
          </w:rPr>
          <w:delText>Only essential code excerpts should normally be included in the report. Complete source code is maintained separately in the team's approved repository. [Insert repository link here.]</w:delText>
        </w:r>
      </w:del>
    </w:p>
    <w:p w14:paraId="4891D6E9" w14:textId="227767D4" w:rsidR="00EE6D91" w:rsidDel="00AA5A66" w:rsidRDefault="00000000">
      <w:pPr>
        <w:spacing w:after="160" w:line="300" w:lineRule="auto"/>
        <w:rPr>
          <w:del w:id="720" w:author="Praveen kumar C" w:date="2026-09-02T16:22:00Z" w16du:dateUtc="2026-09-02T10:52:00Z"/>
        </w:rPr>
      </w:pPr>
      <w:del w:id="721" w:author="Praveen kumar C" w:date="2026-09-02T16:22:00Z" w16du:dateUtc="2026-09-02T10:52:00Z">
        <w:r w:rsidDel="00AA5A66">
          <w:rPr>
            <w:b/>
            <w:bCs/>
          </w:rPr>
          <w:delText>Appendix D – Datasheets</w:delText>
        </w:r>
      </w:del>
    </w:p>
    <w:p w14:paraId="1DEE8063" w14:textId="25497A48" w:rsidR="00EE6D91" w:rsidDel="00AA5A66" w:rsidRDefault="00000000">
      <w:pPr>
        <w:spacing w:after="160" w:line="300" w:lineRule="auto"/>
        <w:rPr>
          <w:del w:id="722" w:author="Praveen kumar C" w:date="2026-09-02T16:22:00Z" w16du:dateUtc="2026-09-02T10:52:00Z"/>
        </w:rPr>
      </w:pPr>
      <w:del w:id="723" w:author="Praveen kumar C" w:date="2026-09-02T16:22:00Z" w16du:dateUtc="2026-09-02T10:52:00Z">
        <w:r w:rsidDel="00AA5A66">
          <w:rPr>
            <w:i/>
            <w:iCs/>
          </w:rPr>
          <w:delText>Not applicable – no physical hardware components are used in this project.</w:delText>
        </w:r>
      </w:del>
    </w:p>
    <w:p w14:paraId="61C02457" w14:textId="7E374667" w:rsidR="00EE6D91" w:rsidDel="00AA5A66" w:rsidRDefault="00000000">
      <w:pPr>
        <w:spacing w:after="160" w:line="300" w:lineRule="auto"/>
        <w:rPr>
          <w:del w:id="724" w:author="Praveen kumar C" w:date="2026-09-02T16:22:00Z" w16du:dateUtc="2026-09-02T10:52:00Z"/>
        </w:rPr>
      </w:pPr>
      <w:del w:id="725" w:author="Praveen kumar C" w:date="2026-09-02T16:22:00Z" w16du:dateUtc="2026-09-02T10:52:00Z">
        <w:r w:rsidDel="00AA5A66">
          <w:rPr>
            <w:b/>
            <w:bCs/>
          </w:rPr>
          <w:delText>Appendix E – Experimental / Raw Data</w:delText>
        </w:r>
      </w:del>
    </w:p>
    <w:p w14:paraId="233EF74C" w14:textId="4FEFC3F5" w:rsidR="00EE6D91" w:rsidDel="00AA5A66" w:rsidRDefault="00000000">
      <w:pPr>
        <w:spacing w:after="160" w:line="300" w:lineRule="auto"/>
        <w:rPr>
          <w:del w:id="726" w:author="Praveen kumar C" w:date="2026-09-02T16:22:00Z" w16du:dateUtc="2026-09-02T10:52:00Z"/>
        </w:rPr>
      </w:pPr>
      <w:del w:id="727" w:author="Praveen kumar C" w:date="2026-09-02T16:22:00Z" w16du:dateUtc="2026-09-02T10:52:00Z">
        <w:r w:rsidDel="00AA5A66">
          <w:rPr>
            <w:i/>
            <w:iCs/>
          </w:rPr>
          <w:delText>[Insert raw simulation output logs / exported CSV results here.]</w:delText>
        </w:r>
      </w:del>
    </w:p>
    <w:p w14:paraId="41A1E258" w14:textId="77777777" w:rsidR="00EE6D91" w:rsidRDefault="00000000">
      <w:pPr>
        <w:spacing w:after="160" w:line="300" w:lineRule="auto"/>
      </w:pPr>
      <w:r>
        <w:rPr>
          <w:b/>
          <w:bCs/>
        </w:rPr>
        <w:t>Appendix F – Ethics / Institutional Approval</w:t>
      </w:r>
    </w:p>
    <w:p w14:paraId="7A752B99" w14:textId="77777777" w:rsidR="00EE6D91" w:rsidRDefault="00000000">
      <w:pPr>
        <w:spacing w:after="160" w:line="300" w:lineRule="auto"/>
      </w:pPr>
      <w:r>
        <w:rPr>
          <w:i/>
          <w:iCs/>
        </w:rPr>
        <w:t>Not applicable – project uses only synthetic/illustrative data; no human-subjects or institutional data approval was required.</w:t>
      </w:r>
    </w:p>
    <w:p w14:paraId="7C16806B" w14:textId="77777777" w:rsidR="00EE6D91" w:rsidRDefault="00000000">
      <w:pPr>
        <w:spacing w:after="160" w:line="300" w:lineRule="auto"/>
      </w:pPr>
      <w:r>
        <w:rPr>
          <w:b/>
          <w:bCs/>
        </w:rPr>
        <w:t>Appendix G – Project Meeting / Progress Records</w:t>
      </w:r>
    </w:p>
    <w:p w14:paraId="0649822F" w14:textId="77777777" w:rsidR="00EE6D91" w:rsidRDefault="00000000">
      <w:pPr>
        <w:spacing w:after="160" w:line="300" w:lineRule="auto"/>
      </w:pPr>
      <w:r>
        <w:rPr>
          <w:i/>
          <w:iCs/>
        </w:rPr>
        <w:t>[Insert meeting minutes / progress log here.]</w:t>
      </w:r>
    </w:p>
    <w:p w14:paraId="4D13FB8C" w14:textId="77777777" w:rsidR="00EE6D91" w:rsidRDefault="00000000">
      <w:pPr>
        <w:spacing w:after="160" w:line="300" w:lineRule="auto"/>
      </w:pPr>
      <w:r>
        <w:rPr>
          <w:b/>
          <w:bCs/>
        </w:rPr>
        <w:t>Appendix H – User/Industry Feedback</w:t>
      </w:r>
    </w:p>
    <w:p w14:paraId="12A605B9" w14:textId="77777777" w:rsidR="00EE6D91" w:rsidRDefault="00000000">
      <w:pPr>
        <w:spacing w:after="160" w:line="300" w:lineRule="auto"/>
      </w:pPr>
      <w:r>
        <w:rPr>
          <w:i/>
          <w:iCs/>
        </w:rPr>
        <w:t>Not collected for this iteration of the prototype.</w:t>
      </w:r>
    </w:p>
    <w:p w14:paraId="06365836" w14:textId="77777777" w:rsidR="00EE6D91" w:rsidRDefault="00000000">
      <w:pPr>
        <w:spacing w:after="160" w:line="300" w:lineRule="auto"/>
      </w:pPr>
      <w:r>
        <w:rPr>
          <w:b/>
          <w:bCs/>
        </w:rPr>
        <w:t>Appendix I – Publications / Patents / Competitions / Product Outcomes</w:t>
      </w:r>
    </w:p>
    <w:p w14:paraId="6DE2C676" w14:textId="77777777" w:rsidR="00EE6D91" w:rsidRDefault="00000000">
      <w:pPr>
        <w:spacing w:after="160" w:line="300" w:lineRule="auto"/>
      </w:pPr>
      <w:r>
        <w:rPr>
          <w:i/>
          <w:iCs/>
        </w:rPr>
        <w:t>None at the time of this report.</w:t>
      </w:r>
    </w:p>
    <w:p w14:paraId="2FE49B92" w14:textId="77777777" w:rsidR="00EE6D91" w:rsidRDefault="00000000">
      <w:pPr>
        <w:spacing w:after="160" w:line="300" w:lineRule="auto"/>
      </w:pPr>
      <w:r>
        <w:rPr>
          <w:b/>
          <w:bCs/>
        </w:rPr>
        <w:t>Appendix J – Individual Contribution Evidence</w:t>
      </w:r>
    </w:p>
    <w:p w14:paraId="70310FDF" w14:textId="77777777" w:rsidR="00EE6D91" w:rsidRDefault="00000000">
      <w:pPr>
        <w:spacing w:after="160" w:line="300" w:lineRule="auto"/>
      </w:pPr>
      <w:r>
        <w:rPr>
          <w:i/>
          <w:iCs/>
        </w:rPr>
        <w:t>See Individual Contribution Statement (page iv).</w:t>
      </w:r>
    </w:p>
    <w:p w14:paraId="253AC411" w14:textId="77777777" w:rsidR="00EE6D91" w:rsidRDefault="00000000">
      <w:r>
        <w:br w:type="page"/>
      </w:r>
    </w:p>
    <w:p w14:paraId="5A8082F0" w14:textId="77777777" w:rsidR="00EE6D91" w:rsidRDefault="00000000">
      <w:pPr>
        <w:spacing w:before="100" w:after="300"/>
        <w:jc w:val="center"/>
      </w:pPr>
      <w:r>
        <w:rPr>
          <w:b/>
          <w:bCs/>
          <w:sz w:val="40"/>
          <w:szCs w:val="40"/>
        </w:rPr>
        <w:lastRenderedPageBreak/>
        <w:t>CAPSTONE PROJECT OUTCOME MAPPING SHEET</w:t>
      </w:r>
    </w:p>
    <w:p w14:paraId="0F2C04F6" w14:textId="77777777" w:rsidR="00EE6D91" w:rsidRDefault="00000000">
      <w:pPr>
        <w:spacing w:after="160" w:line="300" w:lineRule="auto"/>
        <w:jc w:val="center"/>
      </w:pPr>
      <w:r>
        <w:rPr>
          <w:i/>
          <w:iCs/>
        </w:rPr>
        <w:t>To be completed by the department/faculty assessor.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396"/>
        <w:gridCol w:w="1320"/>
        <w:gridCol w:w="3310"/>
      </w:tblGrid>
      <w:tr w:rsidR="00EE6D91" w14:paraId="2F34FB86" w14:textId="77777777">
        <w:trPr>
          <w:tblHeader/>
        </w:trPr>
        <w:tc>
          <w:tcPr>
            <w:tcW w:w="0" w:type="auto"/>
            <w:shd w:val="clear" w:color="auto" w:fill="D9D9D9"/>
            <w:tcMar>
              <w:top w:w="80" w:type="dxa"/>
              <w:left w:w="100" w:type="dxa"/>
              <w:bottom w:w="80" w:type="dxa"/>
              <w:right w:w="100" w:type="dxa"/>
            </w:tcMar>
            <w:vAlign w:val="center"/>
          </w:tcPr>
          <w:p w14:paraId="26C707B1" w14:textId="77777777" w:rsidR="00EE6D91" w:rsidRDefault="00000000">
            <w:pPr>
              <w:jc w:val="center"/>
            </w:pPr>
            <w:r>
              <w:rPr>
                <w:rFonts w:ascii="Arial" w:eastAsia="Arial" w:hAnsi="Arial" w:cs="Arial"/>
                <w:b/>
                <w:bCs/>
                <w:sz w:val="20"/>
                <w:szCs w:val="20"/>
              </w:rPr>
              <w:t>Outcome Evidence</w:t>
            </w:r>
          </w:p>
        </w:tc>
        <w:tc>
          <w:tcPr>
            <w:tcW w:w="0" w:type="auto"/>
            <w:shd w:val="clear" w:color="auto" w:fill="D9D9D9"/>
            <w:tcMar>
              <w:top w:w="80" w:type="dxa"/>
              <w:left w:w="100" w:type="dxa"/>
              <w:bottom w:w="80" w:type="dxa"/>
              <w:right w:w="100" w:type="dxa"/>
            </w:tcMar>
            <w:vAlign w:val="center"/>
          </w:tcPr>
          <w:p w14:paraId="3C7EDF3A" w14:textId="77777777" w:rsidR="00EE6D91" w:rsidRDefault="00000000">
            <w:pPr>
              <w:jc w:val="center"/>
            </w:pPr>
            <w:r>
              <w:rPr>
                <w:rFonts w:ascii="Arial" w:eastAsia="Arial" w:hAnsi="Arial" w:cs="Arial"/>
                <w:b/>
                <w:bCs/>
                <w:sz w:val="20"/>
                <w:szCs w:val="20"/>
              </w:rPr>
              <w:t>SO / Area</w:t>
            </w:r>
          </w:p>
        </w:tc>
        <w:tc>
          <w:tcPr>
            <w:tcW w:w="0" w:type="auto"/>
            <w:shd w:val="clear" w:color="auto" w:fill="D9D9D9"/>
            <w:tcMar>
              <w:top w:w="80" w:type="dxa"/>
              <w:left w:w="100" w:type="dxa"/>
              <w:bottom w:w="80" w:type="dxa"/>
              <w:right w:w="100" w:type="dxa"/>
            </w:tcMar>
            <w:vAlign w:val="center"/>
          </w:tcPr>
          <w:p w14:paraId="6A468A4F" w14:textId="77777777" w:rsidR="00EE6D91" w:rsidRDefault="00000000">
            <w:pPr>
              <w:jc w:val="center"/>
            </w:pPr>
            <w:r>
              <w:rPr>
                <w:rFonts w:ascii="Arial" w:eastAsia="Arial" w:hAnsi="Arial" w:cs="Arial"/>
                <w:b/>
                <w:bCs/>
                <w:sz w:val="20"/>
                <w:szCs w:val="20"/>
              </w:rPr>
              <w:t>Location in This Report</w:t>
            </w:r>
          </w:p>
        </w:tc>
      </w:tr>
      <w:tr w:rsidR="00EE6D91" w14:paraId="1B15E635" w14:textId="77777777">
        <w:tc>
          <w:tcPr>
            <w:tcW w:w="0" w:type="auto"/>
            <w:tcMar>
              <w:top w:w="80" w:type="dxa"/>
              <w:left w:w="100" w:type="dxa"/>
              <w:bottom w:w="80" w:type="dxa"/>
              <w:right w:w="100" w:type="dxa"/>
            </w:tcMar>
            <w:vAlign w:val="center"/>
          </w:tcPr>
          <w:p w14:paraId="1EA22311" w14:textId="77777777" w:rsidR="00EE6D91" w:rsidRDefault="00000000">
            <w:r>
              <w:rPr>
                <w:rFonts w:ascii="Arial" w:eastAsia="Arial" w:hAnsi="Arial" w:cs="Arial"/>
                <w:sz w:val="20"/>
                <w:szCs w:val="20"/>
              </w:rPr>
              <w:t>Complex engineering problem formulation</w:t>
            </w:r>
          </w:p>
        </w:tc>
        <w:tc>
          <w:tcPr>
            <w:tcW w:w="0" w:type="auto"/>
            <w:tcMar>
              <w:top w:w="80" w:type="dxa"/>
              <w:left w:w="100" w:type="dxa"/>
              <w:bottom w:w="80" w:type="dxa"/>
              <w:right w:w="100" w:type="dxa"/>
            </w:tcMar>
            <w:vAlign w:val="center"/>
          </w:tcPr>
          <w:p w14:paraId="4D27FF6B" w14:textId="77777777" w:rsidR="00EE6D91" w:rsidRDefault="00000000">
            <w:r>
              <w:rPr>
                <w:rFonts w:ascii="Arial" w:eastAsia="Arial" w:hAnsi="Arial" w:cs="Arial"/>
                <w:sz w:val="20"/>
                <w:szCs w:val="20"/>
              </w:rPr>
              <w:t>SO1</w:t>
            </w:r>
          </w:p>
        </w:tc>
        <w:tc>
          <w:tcPr>
            <w:tcW w:w="0" w:type="auto"/>
            <w:tcMar>
              <w:top w:w="80" w:type="dxa"/>
              <w:left w:w="100" w:type="dxa"/>
              <w:bottom w:w="80" w:type="dxa"/>
              <w:right w:w="100" w:type="dxa"/>
            </w:tcMar>
            <w:vAlign w:val="center"/>
          </w:tcPr>
          <w:p w14:paraId="127E8736" w14:textId="77777777" w:rsidR="00EE6D91" w:rsidRDefault="00000000">
            <w:r>
              <w:rPr>
                <w:rFonts w:ascii="Arial" w:eastAsia="Arial" w:hAnsi="Arial" w:cs="Arial"/>
                <w:sz w:val="20"/>
                <w:szCs w:val="20"/>
              </w:rPr>
              <w:t>Ch. 1, Ch. 2</w:t>
            </w:r>
          </w:p>
        </w:tc>
      </w:tr>
      <w:tr w:rsidR="00EE6D91" w14:paraId="2660A0A1" w14:textId="77777777">
        <w:tc>
          <w:tcPr>
            <w:tcW w:w="0" w:type="auto"/>
            <w:tcMar>
              <w:top w:w="80" w:type="dxa"/>
              <w:left w:w="100" w:type="dxa"/>
              <w:bottom w:w="80" w:type="dxa"/>
              <w:right w:w="100" w:type="dxa"/>
            </w:tcMar>
            <w:vAlign w:val="center"/>
          </w:tcPr>
          <w:p w14:paraId="322D2C96" w14:textId="77777777" w:rsidR="00EE6D91" w:rsidRDefault="00000000">
            <w:r>
              <w:rPr>
                <w:rFonts w:ascii="Arial" w:eastAsia="Arial" w:hAnsi="Arial" w:cs="Arial"/>
                <w:sz w:val="20"/>
                <w:szCs w:val="20"/>
              </w:rPr>
              <w:t>Engineering design under constraints</w:t>
            </w:r>
          </w:p>
        </w:tc>
        <w:tc>
          <w:tcPr>
            <w:tcW w:w="0" w:type="auto"/>
            <w:tcMar>
              <w:top w:w="80" w:type="dxa"/>
              <w:left w:w="100" w:type="dxa"/>
              <w:bottom w:w="80" w:type="dxa"/>
              <w:right w:w="100" w:type="dxa"/>
            </w:tcMar>
            <w:vAlign w:val="center"/>
          </w:tcPr>
          <w:p w14:paraId="0A144C37" w14:textId="77777777" w:rsidR="00EE6D91" w:rsidRDefault="00000000">
            <w:r>
              <w:rPr>
                <w:rFonts w:ascii="Arial" w:eastAsia="Arial" w:hAnsi="Arial" w:cs="Arial"/>
                <w:sz w:val="20"/>
                <w:szCs w:val="20"/>
              </w:rPr>
              <w:t>SO2</w:t>
            </w:r>
          </w:p>
        </w:tc>
        <w:tc>
          <w:tcPr>
            <w:tcW w:w="0" w:type="auto"/>
            <w:tcMar>
              <w:top w:w="80" w:type="dxa"/>
              <w:left w:w="100" w:type="dxa"/>
              <w:bottom w:w="80" w:type="dxa"/>
              <w:right w:w="100" w:type="dxa"/>
            </w:tcMar>
            <w:vAlign w:val="center"/>
          </w:tcPr>
          <w:p w14:paraId="47BC85AA" w14:textId="77777777" w:rsidR="00EE6D91" w:rsidRDefault="00000000">
            <w:r>
              <w:rPr>
                <w:rFonts w:ascii="Arial" w:eastAsia="Arial" w:hAnsi="Arial" w:cs="Arial"/>
                <w:sz w:val="20"/>
                <w:szCs w:val="20"/>
              </w:rPr>
              <w:t>Ch. 3</w:t>
            </w:r>
          </w:p>
        </w:tc>
      </w:tr>
      <w:tr w:rsidR="00EE6D91" w14:paraId="2FC7A80D" w14:textId="77777777">
        <w:tc>
          <w:tcPr>
            <w:tcW w:w="0" w:type="auto"/>
            <w:tcMar>
              <w:top w:w="80" w:type="dxa"/>
              <w:left w:w="100" w:type="dxa"/>
              <w:bottom w:w="80" w:type="dxa"/>
              <w:right w:w="100" w:type="dxa"/>
            </w:tcMar>
            <w:vAlign w:val="center"/>
          </w:tcPr>
          <w:p w14:paraId="63FEFA1B" w14:textId="77777777" w:rsidR="00EE6D91" w:rsidRDefault="00000000">
            <w:r>
              <w:rPr>
                <w:rFonts w:ascii="Arial" w:eastAsia="Arial" w:hAnsi="Arial" w:cs="Arial"/>
                <w:sz w:val="20"/>
                <w:szCs w:val="20"/>
              </w:rPr>
              <w:t>Written/oral technical communication</w:t>
            </w:r>
          </w:p>
        </w:tc>
        <w:tc>
          <w:tcPr>
            <w:tcW w:w="0" w:type="auto"/>
            <w:tcMar>
              <w:top w:w="80" w:type="dxa"/>
              <w:left w:w="100" w:type="dxa"/>
              <w:bottom w:w="80" w:type="dxa"/>
              <w:right w:w="100" w:type="dxa"/>
            </w:tcMar>
            <w:vAlign w:val="center"/>
          </w:tcPr>
          <w:p w14:paraId="47CDD1CC" w14:textId="77777777" w:rsidR="00EE6D91" w:rsidRDefault="00000000">
            <w:r>
              <w:rPr>
                <w:rFonts w:ascii="Arial" w:eastAsia="Arial" w:hAnsi="Arial" w:cs="Arial"/>
                <w:sz w:val="20"/>
                <w:szCs w:val="20"/>
              </w:rPr>
              <w:t>SO3</w:t>
            </w:r>
          </w:p>
        </w:tc>
        <w:tc>
          <w:tcPr>
            <w:tcW w:w="0" w:type="auto"/>
            <w:tcMar>
              <w:top w:w="80" w:type="dxa"/>
              <w:left w:w="100" w:type="dxa"/>
              <w:bottom w:w="80" w:type="dxa"/>
              <w:right w:w="100" w:type="dxa"/>
            </w:tcMar>
            <w:vAlign w:val="center"/>
          </w:tcPr>
          <w:p w14:paraId="3DF65FD8" w14:textId="77777777" w:rsidR="00EE6D91" w:rsidRDefault="00000000">
            <w:r>
              <w:rPr>
                <w:rFonts w:ascii="Arial" w:eastAsia="Arial" w:hAnsi="Arial" w:cs="Arial"/>
                <w:sz w:val="20"/>
                <w:szCs w:val="20"/>
              </w:rPr>
              <w:t>Whole report + Viva</w:t>
            </w:r>
          </w:p>
        </w:tc>
      </w:tr>
      <w:tr w:rsidR="00EE6D91" w14:paraId="50A8CD5D" w14:textId="77777777">
        <w:tc>
          <w:tcPr>
            <w:tcW w:w="0" w:type="auto"/>
            <w:tcMar>
              <w:top w:w="80" w:type="dxa"/>
              <w:left w:w="100" w:type="dxa"/>
              <w:bottom w:w="80" w:type="dxa"/>
              <w:right w:w="100" w:type="dxa"/>
            </w:tcMar>
            <w:vAlign w:val="center"/>
          </w:tcPr>
          <w:p w14:paraId="1986D89C" w14:textId="77777777" w:rsidR="00EE6D91" w:rsidRDefault="00000000">
            <w:r>
              <w:rPr>
                <w:rFonts w:ascii="Arial" w:eastAsia="Arial" w:hAnsi="Arial" w:cs="Arial"/>
                <w:sz w:val="20"/>
                <w:szCs w:val="20"/>
              </w:rPr>
              <w:t>Ethics and professional responsibility</w:t>
            </w:r>
          </w:p>
        </w:tc>
        <w:tc>
          <w:tcPr>
            <w:tcW w:w="0" w:type="auto"/>
            <w:tcMar>
              <w:top w:w="80" w:type="dxa"/>
              <w:left w:w="100" w:type="dxa"/>
              <w:bottom w:w="80" w:type="dxa"/>
              <w:right w:w="100" w:type="dxa"/>
            </w:tcMar>
            <w:vAlign w:val="center"/>
          </w:tcPr>
          <w:p w14:paraId="6530A300" w14:textId="77777777" w:rsidR="00EE6D91" w:rsidRDefault="00000000">
            <w:r>
              <w:rPr>
                <w:rFonts w:ascii="Arial" w:eastAsia="Arial" w:hAnsi="Arial" w:cs="Arial"/>
                <w:sz w:val="20"/>
                <w:szCs w:val="20"/>
              </w:rPr>
              <w:t>SO4</w:t>
            </w:r>
          </w:p>
        </w:tc>
        <w:tc>
          <w:tcPr>
            <w:tcW w:w="0" w:type="auto"/>
            <w:tcMar>
              <w:top w:w="80" w:type="dxa"/>
              <w:left w:w="100" w:type="dxa"/>
              <w:bottom w:w="80" w:type="dxa"/>
              <w:right w:w="100" w:type="dxa"/>
            </w:tcMar>
            <w:vAlign w:val="center"/>
          </w:tcPr>
          <w:p w14:paraId="15EA1809" w14:textId="77777777" w:rsidR="00EE6D91" w:rsidRDefault="00000000">
            <w:r>
              <w:rPr>
                <w:rFonts w:ascii="Arial" w:eastAsia="Arial" w:hAnsi="Arial" w:cs="Arial"/>
                <w:sz w:val="20"/>
                <w:szCs w:val="20"/>
              </w:rPr>
              <w:t>Ch. 3 (3.7)</w:t>
            </w:r>
          </w:p>
        </w:tc>
      </w:tr>
      <w:tr w:rsidR="00EE6D91" w14:paraId="3AE68711" w14:textId="77777777">
        <w:tc>
          <w:tcPr>
            <w:tcW w:w="0" w:type="auto"/>
            <w:tcMar>
              <w:top w:w="80" w:type="dxa"/>
              <w:left w:w="100" w:type="dxa"/>
              <w:bottom w:w="80" w:type="dxa"/>
              <w:right w:w="100" w:type="dxa"/>
            </w:tcMar>
            <w:vAlign w:val="center"/>
          </w:tcPr>
          <w:p w14:paraId="76DB362F" w14:textId="77777777" w:rsidR="00EE6D91" w:rsidRDefault="00000000">
            <w:r>
              <w:rPr>
                <w:rFonts w:ascii="Arial" w:eastAsia="Arial" w:hAnsi="Arial" w:cs="Arial"/>
                <w:sz w:val="20"/>
                <w:szCs w:val="20"/>
              </w:rPr>
              <w:t>Teamwork and leadership</w:t>
            </w:r>
          </w:p>
        </w:tc>
        <w:tc>
          <w:tcPr>
            <w:tcW w:w="0" w:type="auto"/>
            <w:tcMar>
              <w:top w:w="80" w:type="dxa"/>
              <w:left w:w="100" w:type="dxa"/>
              <w:bottom w:w="80" w:type="dxa"/>
              <w:right w:w="100" w:type="dxa"/>
            </w:tcMar>
            <w:vAlign w:val="center"/>
          </w:tcPr>
          <w:p w14:paraId="52BA9B44" w14:textId="77777777" w:rsidR="00EE6D91" w:rsidRDefault="00000000">
            <w:r>
              <w:rPr>
                <w:rFonts w:ascii="Arial" w:eastAsia="Arial" w:hAnsi="Arial" w:cs="Arial"/>
                <w:sz w:val="20"/>
                <w:szCs w:val="20"/>
              </w:rPr>
              <w:t>SO5</w:t>
            </w:r>
          </w:p>
        </w:tc>
        <w:tc>
          <w:tcPr>
            <w:tcW w:w="0" w:type="auto"/>
            <w:tcMar>
              <w:top w:w="80" w:type="dxa"/>
              <w:left w:w="100" w:type="dxa"/>
              <w:bottom w:w="80" w:type="dxa"/>
              <w:right w:w="100" w:type="dxa"/>
            </w:tcMar>
            <w:vAlign w:val="center"/>
          </w:tcPr>
          <w:p w14:paraId="5BE352A6" w14:textId="77777777" w:rsidR="00EE6D91" w:rsidRDefault="00000000">
            <w:r>
              <w:rPr>
                <w:rFonts w:ascii="Arial" w:eastAsia="Arial" w:hAnsi="Arial" w:cs="Arial"/>
                <w:sz w:val="20"/>
                <w:szCs w:val="20"/>
              </w:rPr>
              <w:t>Ch. 4 (4.8)</w:t>
            </w:r>
          </w:p>
        </w:tc>
      </w:tr>
      <w:tr w:rsidR="00EE6D91" w14:paraId="0751E34D" w14:textId="77777777">
        <w:tc>
          <w:tcPr>
            <w:tcW w:w="0" w:type="auto"/>
            <w:tcMar>
              <w:top w:w="80" w:type="dxa"/>
              <w:left w:w="100" w:type="dxa"/>
              <w:bottom w:w="80" w:type="dxa"/>
              <w:right w:w="100" w:type="dxa"/>
            </w:tcMar>
            <w:vAlign w:val="center"/>
          </w:tcPr>
          <w:p w14:paraId="38D86C12" w14:textId="77777777" w:rsidR="00EE6D91" w:rsidRDefault="00000000">
            <w:r>
              <w:rPr>
                <w:rFonts w:ascii="Arial" w:eastAsia="Arial" w:hAnsi="Arial" w:cs="Arial"/>
                <w:sz w:val="20"/>
                <w:szCs w:val="20"/>
              </w:rPr>
              <w:t>Experimentation, analysis, engineering judgment</w:t>
            </w:r>
          </w:p>
        </w:tc>
        <w:tc>
          <w:tcPr>
            <w:tcW w:w="0" w:type="auto"/>
            <w:tcMar>
              <w:top w:w="80" w:type="dxa"/>
              <w:left w:w="100" w:type="dxa"/>
              <w:bottom w:w="80" w:type="dxa"/>
              <w:right w:w="100" w:type="dxa"/>
            </w:tcMar>
            <w:vAlign w:val="center"/>
          </w:tcPr>
          <w:p w14:paraId="61B6C0A9" w14:textId="77777777" w:rsidR="00EE6D91" w:rsidRDefault="00000000">
            <w:r>
              <w:rPr>
                <w:rFonts w:ascii="Arial" w:eastAsia="Arial" w:hAnsi="Arial" w:cs="Arial"/>
                <w:sz w:val="20"/>
                <w:szCs w:val="20"/>
              </w:rPr>
              <w:t>SO6</w:t>
            </w:r>
          </w:p>
        </w:tc>
        <w:tc>
          <w:tcPr>
            <w:tcW w:w="0" w:type="auto"/>
            <w:tcMar>
              <w:top w:w="80" w:type="dxa"/>
              <w:left w:w="100" w:type="dxa"/>
              <w:bottom w:w="80" w:type="dxa"/>
              <w:right w:w="100" w:type="dxa"/>
            </w:tcMar>
            <w:vAlign w:val="center"/>
          </w:tcPr>
          <w:p w14:paraId="3B09F03B" w14:textId="77777777" w:rsidR="00EE6D91" w:rsidRDefault="00000000">
            <w:r>
              <w:rPr>
                <w:rFonts w:ascii="Arial" w:eastAsia="Arial" w:hAnsi="Arial" w:cs="Arial"/>
                <w:sz w:val="20"/>
                <w:szCs w:val="20"/>
              </w:rPr>
              <w:t>Ch. 4 (4.3–4.6)</w:t>
            </w:r>
          </w:p>
        </w:tc>
      </w:tr>
      <w:tr w:rsidR="00EE6D91" w14:paraId="1A8719D0" w14:textId="77777777">
        <w:tc>
          <w:tcPr>
            <w:tcW w:w="0" w:type="auto"/>
            <w:tcMar>
              <w:top w:w="80" w:type="dxa"/>
              <w:left w:w="100" w:type="dxa"/>
              <w:bottom w:w="80" w:type="dxa"/>
              <w:right w:w="100" w:type="dxa"/>
            </w:tcMar>
            <w:vAlign w:val="center"/>
          </w:tcPr>
          <w:p w14:paraId="6B89A89B" w14:textId="77777777" w:rsidR="00EE6D91" w:rsidRDefault="00000000">
            <w:r>
              <w:rPr>
                <w:rFonts w:ascii="Arial" w:eastAsia="Arial" w:hAnsi="Arial" w:cs="Arial"/>
                <w:sz w:val="20"/>
                <w:szCs w:val="20"/>
              </w:rPr>
              <w:t>Independent acquisition of new knowledge</w:t>
            </w:r>
          </w:p>
        </w:tc>
        <w:tc>
          <w:tcPr>
            <w:tcW w:w="0" w:type="auto"/>
            <w:tcMar>
              <w:top w:w="80" w:type="dxa"/>
              <w:left w:w="100" w:type="dxa"/>
              <w:bottom w:w="80" w:type="dxa"/>
              <w:right w:w="100" w:type="dxa"/>
            </w:tcMar>
            <w:vAlign w:val="center"/>
          </w:tcPr>
          <w:p w14:paraId="1B1645E3" w14:textId="77777777" w:rsidR="00EE6D91" w:rsidRDefault="00000000">
            <w:r>
              <w:rPr>
                <w:rFonts w:ascii="Arial" w:eastAsia="Arial" w:hAnsi="Arial" w:cs="Arial"/>
                <w:sz w:val="20"/>
                <w:szCs w:val="20"/>
              </w:rPr>
              <w:t>SO7</w:t>
            </w:r>
          </w:p>
        </w:tc>
        <w:tc>
          <w:tcPr>
            <w:tcW w:w="0" w:type="auto"/>
            <w:tcMar>
              <w:top w:w="80" w:type="dxa"/>
              <w:left w:w="100" w:type="dxa"/>
              <w:bottom w:w="80" w:type="dxa"/>
              <w:right w:w="100" w:type="dxa"/>
            </w:tcMar>
            <w:vAlign w:val="center"/>
          </w:tcPr>
          <w:p w14:paraId="4083C771" w14:textId="77777777" w:rsidR="00EE6D91" w:rsidRDefault="00000000">
            <w:r>
              <w:rPr>
                <w:rFonts w:ascii="Arial" w:eastAsia="Arial" w:hAnsi="Arial" w:cs="Arial"/>
                <w:sz w:val="20"/>
                <w:szCs w:val="20"/>
              </w:rPr>
              <w:t>Ch. 5 (5.3)</w:t>
            </w:r>
          </w:p>
        </w:tc>
      </w:tr>
      <w:tr w:rsidR="00EE6D91" w14:paraId="7BBEBDFC" w14:textId="77777777">
        <w:tc>
          <w:tcPr>
            <w:tcW w:w="0" w:type="auto"/>
            <w:tcMar>
              <w:top w:w="80" w:type="dxa"/>
              <w:left w:w="100" w:type="dxa"/>
              <w:bottom w:w="80" w:type="dxa"/>
              <w:right w:w="100" w:type="dxa"/>
            </w:tcMar>
            <w:vAlign w:val="center"/>
          </w:tcPr>
          <w:p w14:paraId="4BF5F948" w14:textId="77777777" w:rsidR="00EE6D91" w:rsidRDefault="00000000">
            <w:r>
              <w:rPr>
                <w:rFonts w:ascii="Arial" w:eastAsia="Arial" w:hAnsi="Arial" w:cs="Arial"/>
                <w:sz w:val="20"/>
                <w:szCs w:val="20"/>
              </w:rPr>
              <w:t>Standards</w:t>
            </w:r>
          </w:p>
        </w:tc>
        <w:tc>
          <w:tcPr>
            <w:tcW w:w="0" w:type="auto"/>
            <w:tcMar>
              <w:top w:w="80" w:type="dxa"/>
              <w:left w:w="100" w:type="dxa"/>
              <w:bottom w:w="80" w:type="dxa"/>
              <w:right w:w="100" w:type="dxa"/>
            </w:tcMar>
            <w:vAlign w:val="center"/>
          </w:tcPr>
          <w:p w14:paraId="36692C41" w14:textId="77777777" w:rsidR="00EE6D91" w:rsidRDefault="00000000">
            <w:r>
              <w:rPr>
                <w:rFonts w:ascii="Arial" w:eastAsia="Arial" w:hAnsi="Arial" w:cs="Arial"/>
                <w:sz w:val="20"/>
                <w:szCs w:val="20"/>
              </w:rPr>
              <w:t>SO2</w:t>
            </w:r>
          </w:p>
        </w:tc>
        <w:tc>
          <w:tcPr>
            <w:tcW w:w="0" w:type="auto"/>
            <w:tcMar>
              <w:top w:w="80" w:type="dxa"/>
              <w:left w:w="100" w:type="dxa"/>
              <w:bottom w:w="80" w:type="dxa"/>
              <w:right w:w="100" w:type="dxa"/>
            </w:tcMar>
            <w:vAlign w:val="center"/>
          </w:tcPr>
          <w:p w14:paraId="7BD37F12" w14:textId="77777777" w:rsidR="00EE6D91" w:rsidRDefault="00000000">
            <w:r>
              <w:rPr>
                <w:rFonts w:ascii="Arial" w:eastAsia="Arial" w:hAnsi="Arial" w:cs="Arial"/>
                <w:sz w:val="20"/>
                <w:szCs w:val="20"/>
              </w:rPr>
              <w:t>Ch. 3 (3.2)</w:t>
            </w:r>
          </w:p>
        </w:tc>
      </w:tr>
      <w:tr w:rsidR="00EE6D91" w14:paraId="15949B24" w14:textId="77777777">
        <w:tc>
          <w:tcPr>
            <w:tcW w:w="0" w:type="auto"/>
            <w:tcMar>
              <w:top w:w="80" w:type="dxa"/>
              <w:left w:w="100" w:type="dxa"/>
              <w:bottom w:w="80" w:type="dxa"/>
              <w:right w:w="100" w:type="dxa"/>
            </w:tcMar>
            <w:vAlign w:val="center"/>
          </w:tcPr>
          <w:p w14:paraId="5F8B74D7" w14:textId="77777777" w:rsidR="00EE6D91" w:rsidRDefault="00000000">
            <w:r>
              <w:rPr>
                <w:rFonts w:ascii="Arial" w:eastAsia="Arial" w:hAnsi="Arial" w:cs="Arial"/>
                <w:sz w:val="20"/>
                <w:szCs w:val="20"/>
              </w:rPr>
              <w:t>Sustainability and societal/environmental impact</w:t>
            </w:r>
          </w:p>
        </w:tc>
        <w:tc>
          <w:tcPr>
            <w:tcW w:w="0" w:type="auto"/>
            <w:tcMar>
              <w:top w:w="80" w:type="dxa"/>
              <w:left w:w="100" w:type="dxa"/>
              <w:bottom w:w="80" w:type="dxa"/>
              <w:right w:w="100" w:type="dxa"/>
            </w:tcMar>
            <w:vAlign w:val="center"/>
          </w:tcPr>
          <w:p w14:paraId="040E4589" w14:textId="77777777" w:rsidR="00EE6D91" w:rsidRDefault="00000000">
            <w:r>
              <w:rPr>
                <w:rFonts w:ascii="Arial" w:eastAsia="Arial" w:hAnsi="Arial" w:cs="Arial"/>
                <w:sz w:val="20"/>
                <w:szCs w:val="20"/>
              </w:rPr>
              <w:t>SO2/SO4</w:t>
            </w:r>
          </w:p>
        </w:tc>
        <w:tc>
          <w:tcPr>
            <w:tcW w:w="0" w:type="auto"/>
            <w:tcMar>
              <w:top w:w="80" w:type="dxa"/>
              <w:left w:w="100" w:type="dxa"/>
              <w:bottom w:w="80" w:type="dxa"/>
              <w:right w:w="100" w:type="dxa"/>
            </w:tcMar>
            <w:vAlign w:val="center"/>
          </w:tcPr>
          <w:p w14:paraId="328E3BB0" w14:textId="77777777" w:rsidR="00EE6D91" w:rsidRDefault="00000000">
            <w:r>
              <w:rPr>
                <w:rFonts w:ascii="Arial" w:eastAsia="Arial" w:hAnsi="Arial" w:cs="Arial"/>
                <w:sz w:val="20"/>
                <w:szCs w:val="20"/>
              </w:rPr>
              <w:t>Ch. 3 (3.7)</w:t>
            </w:r>
          </w:p>
        </w:tc>
      </w:tr>
      <w:tr w:rsidR="00EE6D91" w14:paraId="7CA1188B" w14:textId="77777777">
        <w:tc>
          <w:tcPr>
            <w:tcW w:w="0" w:type="auto"/>
            <w:tcMar>
              <w:top w:w="80" w:type="dxa"/>
              <w:left w:w="100" w:type="dxa"/>
              <w:bottom w:w="80" w:type="dxa"/>
              <w:right w:w="100" w:type="dxa"/>
            </w:tcMar>
            <w:vAlign w:val="center"/>
          </w:tcPr>
          <w:p w14:paraId="01108382" w14:textId="77777777" w:rsidR="00EE6D91" w:rsidRDefault="00000000">
            <w:r>
              <w:rPr>
                <w:rFonts w:ascii="Arial" w:eastAsia="Arial" w:hAnsi="Arial" w:cs="Arial"/>
                <w:sz w:val="20"/>
                <w:szCs w:val="20"/>
              </w:rPr>
              <w:t>Risk assessment and mitigation</w:t>
            </w:r>
          </w:p>
        </w:tc>
        <w:tc>
          <w:tcPr>
            <w:tcW w:w="0" w:type="auto"/>
            <w:tcMar>
              <w:top w:w="80" w:type="dxa"/>
              <w:left w:w="100" w:type="dxa"/>
              <w:bottom w:w="80" w:type="dxa"/>
              <w:right w:w="100" w:type="dxa"/>
            </w:tcMar>
            <w:vAlign w:val="center"/>
          </w:tcPr>
          <w:p w14:paraId="7191B404" w14:textId="77777777" w:rsidR="00EE6D91" w:rsidRDefault="00000000">
            <w:r>
              <w:rPr>
                <w:rFonts w:ascii="Arial" w:eastAsia="Arial" w:hAnsi="Arial" w:cs="Arial"/>
                <w:sz w:val="20"/>
                <w:szCs w:val="20"/>
              </w:rPr>
              <w:t>SO2/SO4</w:t>
            </w:r>
          </w:p>
        </w:tc>
        <w:tc>
          <w:tcPr>
            <w:tcW w:w="0" w:type="auto"/>
            <w:tcMar>
              <w:top w:w="80" w:type="dxa"/>
              <w:left w:w="100" w:type="dxa"/>
              <w:bottom w:w="80" w:type="dxa"/>
              <w:right w:w="100" w:type="dxa"/>
            </w:tcMar>
            <w:vAlign w:val="center"/>
          </w:tcPr>
          <w:p w14:paraId="7DB3FA95" w14:textId="77777777" w:rsidR="00EE6D91" w:rsidRDefault="00000000">
            <w:r>
              <w:rPr>
                <w:rFonts w:ascii="Arial" w:eastAsia="Arial" w:hAnsi="Arial" w:cs="Arial"/>
                <w:sz w:val="20"/>
                <w:szCs w:val="20"/>
              </w:rPr>
              <w:t>Ch. 3 (3.7)</w:t>
            </w:r>
          </w:p>
        </w:tc>
      </w:tr>
      <w:tr w:rsidR="00EE6D91" w14:paraId="5168BB4A" w14:textId="77777777">
        <w:tc>
          <w:tcPr>
            <w:tcW w:w="0" w:type="auto"/>
            <w:tcMar>
              <w:top w:w="80" w:type="dxa"/>
              <w:left w:w="100" w:type="dxa"/>
              <w:bottom w:w="80" w:type="dxa"/>
              <w:right w:w="100" w:type="dxa"/>
            </w:tcMar>
            <w:vAlign w:val="center"/>
          </w:tcPr>
          <w:p w14:paraId="4B37746C" w14:textId="77777777" w:rsidR="00EE6D91" w:rsidRDefault="00000000">
            <w:r>
              <w:rPr>
                <w:rFonts w:ascii="Arial" w:eastAsia="Arial" w:hAnsi="Arial" w:cs="Arial"/>
                <w:sz w:val="20"/>
                <w:szCs w:val="20"/>
              </w:rPr>
              <w:t>Security considerations</w:t>
            </w:r>
          </w:p>
        </w:tc>
        <w:tc>
          <w:tcPr>
            <w:tcW w:w="0" w:type="auto"/>
            <w:tcMar>
              <w:top w:w="80" w:type="dxa"/>
              <w:left w:w="100" w:type="dxa"/>
              <w:bottom w:w="80" w:type="dxa"/>
              <w:right w:w="100" w:type="dxa"/>
            </w:tcMar>
            <w:vAlign w:val="center"/>
          </w:tcPr>
          <w:p w14:paraId="297A2AAD" w14:textId="77777777" w:rsidR="00EE6D91" w:rsidRDefault="00000000">
            <w:r>
              <w:rPr>
                <w:rFonts w:ascii="Arial" w:eastAsia="Arial" w:hAnsi="Arial" w:cs="Arial"/>
                <w:sz w:val="20"/>
                <w:szCs w:val="20"/>
              </w:rPr>
              <w:t>Relevant SO</w:t>
            </w:r>
          </w:p>
        </w:tc>
        <w:tc>
          <w:tcPr>
            <w:tcW w:w="0" w:type="auto"/>
            <w:tcMar>
              <w:top w:w="80" w:type="dxa"/>
              <w:left w:w="100" w:type="dxa"/>
              <w:bottom w:w="80" w:type="dxa"/>
              <w:right w:w="100" w:type="dxa"/>
            </w:tcMar>
            <w:vAlign w:val="center"/>
          </w:tcPr>
          <w:p w14:paraId="4EC407B6" w14:textId="77777777" w:rsidR="00EE6D91" w:rsidRDefault="00000000">
            <w:r>
              <w:rPr>
                <w:rFonts w:ascii="Arial" w:eastAsia="Arial" w:hAnsi="Arial" w:cs="Arial"/>
                <w:sz w:val="20"/>
                <w:szCs w:val="20"/>
              </w:rPr>
              <w:t>Ch. 3 (3.7)</w:t>
            </w:r>
          </w:p>
        </w:tc>
      </w:tr>
      <w:tr w:rsidR="00EE6D91" w14:paraId="29A7DA29" w14:textId="77777777">
        <w:tc>
          <w:tcPr>
            <w:tcW w:w="0" w:type="auto"/>
            <w:tcMar>
              <w:top w:w="80" w:type="dxa"/>
              <w:left w:w="100" w:type="dxa"/>
              <w:bottom w:w="80" w:type="dxa"/>
              <w:right w:w="100" w:type="dxa"/>
            </w:tcMar>
            <w:vAlign w:val="center"/>
          </w:tcPr>
          <w:p w14:paraId="39E5EE7C" w14:textId="77777777" w:rsidR="00EE6D91" w:rsidRDefault="00000000">
            <w:r>
              <w:rPr>
                <w:rFonts w:ascii="Arial" w:eastAsia="Arial" w:hAnsi="Arial" w:cs="Arial"/>
                <w:sz w:val="20"/>
                <w:szCs w:val="20"/>
              </w:rPr>
              <w:t>Integrated/system-level engineering</w:t>
            </w:r>
          </w:p>
        </w:tc>
        <w:tc>
          <w:tcPr>
            <w:tcW w:w="0" w:type="auto"/>
            <w:tcMar>
              <w:top w:w="80" w:type="dxa"/>
              <w:left w:w="100" w:type="dxa"/>
              <w:bottom w:w="80" w:type="dxa"/>
              <w:right w:w="100" w:type="dxa"/>
            </w:tcMar>
            <w:vAlign w:val="center"/>
          </w:tcPr>
          <w:p w14:paraId="44FAD467" w14:textId="77777777" w:rsidR="00EE6D91" w:rsidRDefault="00000000">
            <w:r>
              <w:rPr>
                <w:rFonts w:ascii="Arial" w:eastAsia="Arial" w:hAnsi="Arial" w:cs="Arial"/>
                <w:sz w:val="20"/>
                <w:szCs w:val="20"/>
              </w:rPr>
              <w:t>SO1/SO2</w:t>
            </w:r>
          </w:p>
        </w:tc>
        <w:tc>
          <w:tcPr>
            <w:tcW w:w="0" w:type="auto"/>
            <w:tcMar>
              <w:top w:w="80" w:type="dxa"/>
              <w:left w:w="100" w:type="dxa"/>
              <w:bottom w:w="80" w:type="dxa"/>
              <w:right w:w="100" w:type="dxa"/>
            </w:tcMar>
            <w:vAlign w:val="center"/>
          </w:tcPr>
          <w:p w14:paraId="65B34696" w14:textId="77777777" w:rsidR="00EE6D91" w:rsidRDefault="00000000">
            <w:r>
              <w:rPr>
                <w:rFonts w:ascii="Arial" w:eastAsia="Arial" w:hAnsi="Arial" w:cs="Arial"/>
                <w:sz w:val="20"/>
                <w:szCs w:val="20"/>
              </w:rPr>
              <w:t>Ch. 3 (3.5)</w:t>
            </w:r>
          </w:p>
        </w:tc>
      </w:tr>
      <w:tr w:rsidR="00EE6D91" w14:paraId="4A65B06F" w14:textId="77777777">
        <w:tc>
          <w:tcPr>
            <w:tcW w:w="0" w:type="auto"/>
            <w:tcMar>
              <w:top w:w="80" w:type="dxa"/>
              <w:left w:w="100" w:type="dxa"/>
              <w:bottom w:w="80" w:type="dxa"/>
              <w:right w:w="100" w:type="dxa"/>
            </w:tcMar>
            <w:vAlign w:val="center"/>
          </w:tcPr>
          <w:p w14:paraId="27691F6D" w14:textId="77777777" w:rsidR="00EE6D91" w:rsidRDefault="00000000">
            <w:r>
              <w:rPr>
                <w:rFonts w:ascii="Arial" w:eastAsia="Arial" w:hAnsi="Arial" w:cs="Arial"/>
                <w:sz w:val="20"/>
                <w:szCs w:val="20"/>
              </w:rPr>
              <w:t>Project planning and management</w:t>
            </w:r>
          </w:p>
        </w:tc>
        <w:tc>
          <w:tcPr>
            <w:tcW w:w="0" w:type="auto"/>
            <w:tcMar>
              <w:top w:w="80" w:type="dxa"/>
              <w:left w:w="100" w:type="dxa"/>
              <w:bottom w:w="80" w:type="dxa"/>
              <w:right w:w="100" w:type="dxa"/>
            </w:tcMar>
            <w:vAlign w:val="center"/>
          </w:tcPr>
          <w:p w14:paraId="06E76BD9" w14:textId="77777777" w:rsidR="00EE6D91" w:rsidRDefault="00000000">
            <w:r>
              <w:rPr>
                <w:rFonts w:ascii="Arial" w:eastAsia="Arial" w:hAnsi="Arial" w:cs="Arial"/>
                <w:sz w:val="20"/>
                <w:szCs w:val="20"/>
              </w:rPr>
              <w:t>SO5</w:t>
            </w:r>
          </w:p>
        </w:tc>
        <w:tc>
          <w:tcPr>
            <w:tcW w:w="0" w:type="auto"/>
            <w:tcMar>
              <w:top w:w="80" w:type="dxa"/>
              <w:left w:w="100" w:type="dxa"/>
              <w:bottom w:w="80" w:type="dxa"/>
              <w:right w:w="100" w:type="dxa"/>
            </w:tcMar>
            <w:vAlign w:val="center"/>
          </w:tcPr>
          <w:p w14:paraId="77210FBD" w14:textId="77777777" w:rsidR="00EE6D91" w:rsidRDefault="00000000">
            <w:r>
              <w:rPr>
                <w:rFonts w:ascii="Arial" w:eastAsia="Arial" w:hAnsi="Arial" w:cs="Arial"/>
                <w:sz w:val="20"/>
                <w:szCs w:val="20"/>
              </w:rPr>
              <w:t>Ch. 4 (4.8)</w:t>
            </w:r>
          </w:p>
        </w:tc>
      </w:tr>
      <w:tr w:rsidR="00EE6D91" w14:paraId="4DC277CB" w14:textId="77777777">
        <w:tc>
          <w:tcPr>
            <w:tcW w:w="0" w:type="auto"/>
            <w:tcMar>
              <w:top w:w="80" w:type="dxa"/>
              <w:left w:w="100" w:type="dxa"/>
              <w:bottom w:w="80" w:type="dxa"/>
              <w:right w:w="100" w:type="dxa"/>
            </w:tcMar>
            <w:vAlign w:val="center"/>
          </w:tcPr>
          <w:p w14:paraId="3A2E6605" w14:textId="77777777" w:rsidR="00EE6D91" w:rsidRDefault="00000000">
            <w:r>
              <w:rPr>
                <w:rFonts w:ascii="Arial" w:eastAsia="Arial" w:hAnsi="Arial" w:cs="Arial"/>
                <w:sz w:val="20"/>
                <w:szCs w:val="20"/>
              </w:rPr>
              <w:t>Individual contribution</w:t>
            </w:r>
          </w:p>
        </w:tc>
        <w:tc>
          <w:tcPr>
            <w:tcW w:w="0" w:type="auto"/>
            <w:tcMar>
              <w:top w:w="80" w:type="dxa"/>
              <w:left w:w="100" w:type="dxa"/>
              <w:bottom w:w="80" w:type="dxa"/>
              <w:right w:w="100" w:type="dxa"/>
            </w:tcMar>
            <w:vAlign w:val="center"/>
          </w:tcPr>
          <w:p w14:paraId="210CA389" w14:textId="77777777" w:rsidR="00EE6D91" w:rsidRDefault="00000000">
            <w:r>
              <w:rPr>
                <w:rFonts w:ascii="Arial" w:eastAsia="Arial" w:hAnsi="Arial" w:cs="Arial"/>
                <w:sz w:val="20"/>
                <w:szCs w:val="20"/>
              </w:rPr>
              <w:t>SO1–SO7</w:t>
            </w:r>
          </w:p>
        </w:tc>
        <w:tc>
          <w:tcPr>
            <w:tcW w:w="0" w:type="auto"/>
            <w:tcMar>
              <w:top w:w="80" w:type="dxa"/>
              <w:left w:w="100" w:type="dxa"/>
              <w:bottom w:w="80" w:type="dxa"/>
              <w:right w:w="100" w:type="dxa"/>
            </w:tcMar>
            <w:vAlign w:val="center"/>
          </w:tcPr>
          <w:p w14:paraId="7CEA90D0" w14:textId="77777777" w:rsidR="00EE6D91" w:rsidRDefault="00000000">
            <w:r>
              <w:rPr>
                <w:rFonts w:ascii="Arial" w:eastAsia="Arial" w:hAnsi="Arial" w:cs="Arial"/>
                <w:sz w:val="20"/>
                <w:szCs w:val="20"/>
              </w:rPr>
              <w:t>Contribution Statement + Ch. 4 (4.8)</w:t>
            </w:r>
          </w:p>
        </w:tc>
      </w:tr>
    </w:tbl>
    <w:p w14:paraId="387A86E1" w14:textId="77777777" w:rsidR="00BA59E7" w:rsidRDefault="00BA59E7"/>
    <w:sectPr w:rsidR="00BA59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A6E67"/>
    <w:multiLevelType w:val="hybridMultilevel"/>
    <w:tmpl w:val="5E986E54"/>
    <w:lvl w:ilvl="0" w:tplc="24845F1E">
      <w:start w:val="1"/>
      <w:numFmt w:val="bullet"/>
      <w:lvlText w:val="●"/>
      <w:lvlJc w:val="left"/>
      <w:pPr>
        <w:ind w:left="502" w:hanging="360"/>
      </w:pPr>
    </w:lvl>
    <w:lvl w:ilvl="1" w:tplc="5922053E">
      <w:start w:val="1"/>
      <w:numFmt w:val="bullet"/>
      <w:lvlText w:val="○"/>
      <w:lvlJc w:val="left"/>
      <w:pPr>
        <w:ind w:left="1440" w:hanging="360"/>
      </w:pPr>
    </w:lvl>
    <w:lvl w:ilvl="2" w:tplc="62421A22">
      <w:start w:val="1"/>
      <w:numFmt w:val="bullet"/>
      <w:lvlText w:val="■"/>
      <w:lvlJc w:val="left"/>
      <w:pPr>
        <w:ind w:left="2160" w:hanging="360"/>
      </w:pPr>
    </w:lvl>
    <w:lvl w:ilvl="3" w:tplc="CDBAD00C">
      <w:start w:val="1"/>
      <w:numFmt w:val="bullet"/>
      <w:lvlText w:val="●"/>
      <w:lvlJc w:val="left"/>
      <w:pPr>
        <w:ind w:left="2880" w:hanging="360"/>
      </w:pPr>
    </w:lvl>
    <w:lvl w:ilvl="4" w:tplc="09741B2C">
      <w:start w:val="1"/>
      <w:numFmt w:val="bullet"/>
      <w:lvlText w:val="○"/>
      <w:lvlJc w:val="left"/>
      <w:pPr>
        <w:ind w:left="3600" w:hanging="360"/>
      </w:pPr>
    </w:lvl>
    <w:lvl w:ilvl="5" w:tplc="AD32DCB4">
      <w:start w:val="1"/>
      <w:numFmt w:val="bullet"/>
      <w:lvlText w:val="■"/>
      <w:lvlJc w:val="left"/>
      <w:pPr>
        <w:ind w:left="4320" w:hanging="360"/>
      </w:pPr>
    </w:lvl>
    <w:lvl w:ilvl="6" w:tplc="776E4350">
      <w:start w:val="1"/>
      <w:numFmt w:val="bullet"/>
      <w:lvlText w:val="●"/>
      <w:lvlJc w:val="left"/>
      <w:pPr>
        <w:ind w:left="5040" w:hanging="360"/>
      </w:pPr>
    </w:lvl>
    <w:lvl w:ilvl="7" w:tplc="A00C7952">
      <w:start w:val="1"/>
      <w:numFmt w:val="bullet"/>
      <w:lvlText w:val="●"/>
      <w:lvlJc w:val="left"/>
      <w:pPr>
        <w:ind w:left="5760" w:hanging="360"/>
      </w:pPr>
    </w:lvl>
    <w:lvl w:ilvl="8" w:tplc="B008C5AA">
      <w:start w:val="1"/>
      <w:numFmt w:val="bullet"/>
      <w:lvlText w:val="●"/>
      <w:lvlJc w:val="left"/>
      <w:pPr>
        <w:ind w:left="6480" w:hanging="360"/>
      </w:pPr>
    </w:lvl>
  </w:abstractNum>
  <w:num w:numId="1" w16cid:durableId="1274822323">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veen kumar C">
    <w15:presenceInfo w15:providerId="Windows Live" w15:userId="5745daa4cb124d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D91"/>
    <w:rsid w:val="002644FE"/>
    <w:rsid w:val="004B3F06"/>
    <w:rsid w:val="00730191"/>
    <w:rsid w:val="007B70F0"/>
    <w:rsid w:val="00AA5A66"/>
    <w:rsid w:val="00AB06E1"/>
    <w:rsid w:val="00AB140F"/>
    <w:rsid w:val="00BA59E7"/>
    <w:rsid w:val="00D25D0F"/>
    <w:rsid w:val="00E51658"/>
    <w:rsid w:val="00E725AD"/>
    <w:rsid w:val="00EE6D91"/>
    <w:rsid w:val="00FA0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599C8"/>
  <w15:docId w15:val="{A0812BC4-A19C-408D-9BCE-638E1B50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730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31</Pages>
  <Words>6601</Words>
  <Characters>37631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kumar C</cp:lastModifiedBy>
  <cp:revision>4</cp:revision>
  <dcterms:created xsi:type="dcterms:W3CDTF">2026-09-02T04:16:00Z</dcterms:created>
  <dcterms:modified xsi:type="dcterms:W3CDTF">2026-09-03T12:46:00Z</dcterms:modified>
</cp:coreProperties>
</file>